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vertAlign w:val="superscript"/>
        </w:rPr>
      </w:pPr>
      <w:bookmarkStart w:colFirst="0" w:colLast="0" w:name="_gjdgxs" w:id="0"/>
      <w:bookmarkEnd w:id="0"/>
      <w:r w:rsidDel="00000000" w:rsidR="00000000" w:rsidRPr="00000000">
        <w:rPr>
          <w:rtl w:val="0"/>
        </w:rPr>
        <w:t xml:space="preserve">The Making of an “</w:t>
      </w:r>
      <w:ins w:author="Jennifer C. Lena" w:id="0" w:date="2018-05-23T13:25:09Z">
        <w:r w:rsidDel="00000000" w:rsidR="00000000" w:rsidRPr="00000000">
          <w:rPr>
            <w:rtl w:val="0"/>
          </w:rPr>
          <w:t xml:space="preserve">Culturally Democratic?</w:t>
        </w:r>
      </w:ins>
      <w:del w:author="Jennifer C. Lena" w:id="0" w:date="2018-05-23T13:25:09Z">
        <w:r w:rsidDel="00000000" w:rsidR="00000000" w:rsidRPr="00000000">
          <w:rPr>
            <w:rtl w:val="0"/>
          </w:rPr>
          <w:delText xml:space="preserve">Omnivorous</w:delText>
        </w:r>
      </w:del>
      <w:r w:rsidDel="00000000" w:rsidR="00000000" w:rsidRPr="00000000">
        <w:rPr>
          <w:rtl w:val="0"/>
        </w:rPr>
        <w:t xml:space="preserve"> Generation”</w:t>
      </w:r>
      <w:r w:rsidDel="00000000" w:rsidR="00000000" w:rsidRPr="00000000">
        <w:rPr>
          <w:vertAlign w:val="superscript"/>
          <w:rtl w:val="0"/>
        </w:rPr>
        <w:t xml:space="preserve">*</w:t>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i w:val="1"/>
          <w:iCs w:val="1"/>
        </w:rPr>
      </w:pPr>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i w:val="1"/>
          <w:iCs w:val="1"/>
        </w:rPr>
      </w:pPr>
      <w:bookmarkStart w:colFirst="0" w:colLast="0" w:name="_3znysh7"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Keywords:</w:t>
      </w:r>
      <w:del w:author="Jennifer C. Lena" w:id="1" w:date="2018-05-23T13:24:43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delText xml:space="preserve"> 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Word Count: 12,025 (plus 1,560 in Appendix)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color w:val="632423"/>
          <w:sz w:val="24"/>
          <w:szCs w:val="24"/>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color w:val="632423"/>
          <w:sz w:val="24"/>
          <w:szCs w:val="24"/>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sz w:val="24"/>
          <w:szCs w:val="24"/>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sz w:val="24"/>
          <w:szCs w:val="24"/>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sz w:val="24"/>
          <w:szCs w:val="24"/>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sz w:val="24"/>
          <w:szCs w:val="24"/>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sz w:val="24"/>
          <w:szCs w:val="24"/>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sz w:val="24"/>
          <w:szCs w:val="24"/>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8">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9">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44sinio" w:id="16"/>
      <w:bookmarkEnd w:id="16"/>
      <w:r w:rsidDel="00000000" w:rsidR="00000000" w:rsidRPr="00000000">
        <w:rPr>
          <w:rtl w:val="0"/>
        </w:rPr>
      </w:r>
    </w:p>
    <w:p w:rsidR="00000000" w:rsidDel="00000000" w:rsidP="00000000" w:rsidRDefault="00000000" w:rsidRPr="00000000" w14:paraId="0000001D">
      <w:pPr>
        <w:pStyle w:val="Subtitle"/>
        <w:pageBreakBefore w:val="0"/>
        <w:rPr/>
      </w:pPr>
      <w:bookmarkStart w:colFirst="0" w:colLast="0" w:name="_2jxsxqh" w:id="17"/>
      <w:bookmarkEnd w:id="17"/>
      <w:r w:rsidDel="00000000" w:rsidR="00000000" w:rsidRPr="00000000">
        <w:rPr>
          <w:rtl w:val="0"/>
        </w:rPr>
      </w:r>
    </w:p>
    <w:p w:rsidR="00000000" w:rsidDel="00000000" w:rsidP="00000000" w:rsidRDefault="00000000" w:rsidRPr="00000000" w14:paraId="0000001E">
      <w:pPr>
        <w:pStyle w:val="Subtitle"/>
        <w:pageBreakBefore w:val="0"/>
        <w:rPr/>
      </w:pPr>
      <w:bookmarkStart w:colFirst="0" w:colLast="0" w:name="_z337ya" w:id="18"/>
      <w:bookmarkEnd w:id="18"/>
      <w:r w:rsidDel="00000000" w:rsidR="00000000" w:rsidRPr="00000000">
        <w:rPr>
          <w:rtl w:val="0"/>
        </w:rPr>
      </w:r>
    </w:p>
    <w:p w:rsidR="00000000" w:rsidDel="00000000" w:rsidP="00000000" w:rsidRDefault="00000000" w:rsidRPr="00000000" w14:paraId="0000001F">
      <w:pPr>
        <w:pStyle w:val="Subtitle"/>
        <w:pageBreakBefore w:val="0"/>
        <w:rPr/>
      </w:pPr>
      <w:bookmarkStart w:colFirst="0" w:colLast="0" w:name="_3j2qqm3" w:id="19"/>
      <w:bookmarkEnd w:id="19"/>
      <w:r w:rsidDel="00000000" w:rsidR="00000000" w:rsidRPr="00000000">
        <w:rPr>
          <w:rtl w:val="0"/>
        </w:rPr>
        <w:t xml:space="preserve">Abstract</w:t>
      </w:r>
    </w:p>
    <w:p w:rsidR="00000000" w:rsidDel="00000000" w:rsidP="00000000" w:rsidRDefault="00000000" w:rsidRPr="00000000" w14:paraId="00000020">
      <w:pPr>
        <w:pageBreakBefore w:val="0"/>
        <w:rPr/>
      </w:pPr>
      <w:r w:rsidDel="00000000" w:rsidR="00000000" w:rsidRPr="00000000">
        <w:rPr>
          <w:rtl w:val="0"/>
        </w:rPr>
        <w:t xml:space="preserve">We begin by confirming and advancing research indicating cohort-specific effects in Americans’ cultural </w:t>
      </w:r>
      <w:r w:rsidDel="00000000" w:rsidR="00000000" w:rsidRPr="00000000">
        <w:rPr>
          <w:rtl w:val="0"/>
        </w:rPr>
        <w:t xml:space="preserve">tastes</w:t>
      </w:r>
      <w:r w:rsidDel="00000000" w:rsidR="00000000" w:rsidRPr="00000000">
        <w:rPr>
          <w:rtl w:val="0"/>
        </w:rPr>
        <w:t xml:space="preserve">. Using data from the most recent cumulative release of the Survey for Public Participation in the Arts, our analysis uncovers a distinct “</w:t>
      </w:r>
      <w:commentRangeStart w:id="0"/>
      <w:r w:rsidDel="00000000" w:rsidR="00000000" w:rsidRPr="00000000">
        <w:rPr>
          <w:rtl w:val="0"/>
        </w:rPr>
        <w:t xml:space="preserve">culture-consuming</w:t>
      </w:r>
      <w:commentRangeEnd w:id="0"/>
      <w:r w:rsidDel="00000000" w:rsidR="00000000" w:rsidRPr="00000000">
        <w:commentReference w:id="0"/>
      </w:r>
      <w:r w:rsidDel="00000000" w:rsidR="00000000" w:rsidRPr="00000000">
        <w:rPr>
          <w:rtl w:val="0"/>
        </w:rPr>
        <w:t xml:space="preserve"> generation” born in the post-Progressive Era (1930-1950).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b w:val="1"/>
          <w:bCs w:val="1"/>
          <w:rtl w:val="0"/>
        </w:rPr>
        <w:t xml:space="preserve"> </w:t>
      </w:r>
      <w:r w:rsidDel="00000000" w:rsidR="00000000" w:rsidRPr="00000000">
        <w:rPr>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 making them distinct from both their predecessors and successors.</w:t>
      </w:r>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1y810tw" w:id="20"/>
      <w:bookmarkEnd w:id="20"/>
      <w:r w:rsidDel="00000000" w:rsidR="00000000" w:rsidRPr="00000000">
        <w:rPr>
          <w:rtl w:val="0"/>
        </w:rPr>
        <w:t xml:space="preserve">1.0 Introduction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w:t>
      </w:r>
      <w:del w:author="Omar Lizardo" w:id="2" w:date="2018-06-17T17:10:53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delText xml:space="preserve">summarized by the notion of “omnivorousness” </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2005). </w:t>
      </w:r>
      <w:del w:author="Omar Lizardo" w:id="3" w:date="2018-06-17T17:10:48Z">
        <w:commentRangeStart w:id="1"/>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delText xml:space="preserve">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delText>
        </w:r>
      </w:del>
      <w:ins w:author="Jennifer C. Lena" w:id="4" w:date="2018-05-23T13:25:46Z">
        <w:commentRangeEnd w:id="1"/>
        <w:r w:rsidDel="00000000" w:rsidR="00000000" w:rsidRPr="00000000">
          <w:commentReference w:id="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Ye</w:t>
        </w:r>
        <w:r w:rsidDel="00000000" w:rsidR="00000000" w:rsidRPr="00000000">
          <w:rPr>
            <w:rtl w:val="0"/>
            <w:rPrChange w:author="Jennifer C. Lena" w:id="5" w:date="2018-05-23T13:25:4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 the allure of debates over </w:t>
        </w:r>
        <w:del w:author="Omar Lizardo" w:id="6" w:date="2018-06-17T17:11:58Z">
          <w:r w:rsidDel="00000000" w:rsidR="00000000" w:rsidRPr="00000000">
            <w:rPr>
              <w:rtl w:val="0"/>
              <w:rPrChange w:author="Jennifer C. Lena" w:id="5" w:date="2018-05-23T13:25:4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the </w:delText>
          </w:r>
        </w:del>
      </w:ins>
      <w:ins w:author="Omar Lizardo" w:id="6" w:date="2018-06-17T17:11:58Z">
        <w:r w:rsidDel="00000000" w:rsidR="00000000" w:rsidRPr="00000000">
          <w:rPr>
            <w:rtl w:val="0"/>
            <w:rPrChange w:author="Jennifer C. Lena" w:id="5" w:date="2018-05-23T13:25:4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putatively changing patterns of elite taste </w:t>
        </w:r>
      </w:ins>
      <w:ins w:author="Jennifer C. Lena" w:id="4" w:date="2018-05-23T13:25:46Z">
        <w:del w:author="Omar Lizardo" w:id="6" w:date="2018-06-17T17:11:58Z">
          <w:r w:rsidDel="00000000" w:rsidR="00000000" w:rsidRPr="00000000">
            <w:rPr>
              <w:rtl w:val="0"/>
              <w:rPrChange w:author="Jennifer C. Lena" w:id="5" w:date="2018-05-23T13:25:4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specifications of omnivorousness</w:delText>
          </w:r>
        </w:del>
        <w:r w:rsidDel="00000000" w:rsidR="00000000" w:rsidRPr="00000000">
          <w:rPr>
            <w:rtl w:val="0"/>
            <w:rPrChange w:author="Jennifer C. Lena" w:id="5" w:date="2018-05-23T13:25:4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 has obscured the fundamental need to detect patterns across types of culture consumption, and all but ignored the investigation of mechanisms--what meso-level transformations might have given rise to the putative broadening of Americans’ tastes.</w:t>
        </w:r>
      </w:ins>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632423"/>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w:t>
      </w:r>
      <w:del w:author="Jennifer C. Lena" w:id="7" w:date="2018-05-23T13:28:26Z">
        <w:r w:rsidDel="00000000" w:rsidR="00000000" w:rsidRPr="00000000">
          <w:rPr>
            <w:rtl w:val="0"/>
            <w:rPrChange w:author="Jennifer C. Lena" w:id="8" w:date="2018-05-23T13:28:2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forms of arts consumption</w:t>
      </w:r>
      <w:ins w:author="Jennifer C. Lena" w:id="9" w:date="2018-05-23T13:28:33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previously considered </w:t>
        </w:r>
        <w:r w:rsidDel="00000000" w:rsidR="00000000" w:rsidRPr="00000000">
          <w:rPr>
            <w:rtl w:val="0"/>
            <w:rPrChange w:author="Jennifer C. Lena" w:id="10" w:date="2018-05-23T13:28:33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“middle-” or “low-brow”</w:t>
        </w:r>
      </w:ins>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r w:rsidDel="00000000" w:rsidR="00000000" w:rsidRPr="00000000">
        <w:rPr>
          <w:rtl w:val="0"/>
        </w:rPr>
      </w:r>
    </w:p>
    <w:p w:rsidR="00000000" w:rsidDel="00000000" w:rsidP="00000000" w:rsidRDefault="00000000" w:rsidRPr="00000000" w14:paraId="00000027">
      <w:pPr>
        <w:pStyle w:val="Heading2"/>
        <w:pageBreakBefore w:val="0"/>
        <w:jc w:val="both"/>
        <w:rPr>
          <w:sz w:val="26"/>
          <w:szCs w:val="26"/>
        </w:rPr>
      </w:pPr>
      <w:bookmarkStart w:colFirst="0" w:colLast="0" w:name="_4i7ojhp" w:id="21"/>
      <w:bookmarkEnd w:id="21"/>
      <w:r w:rsidDel="00000000" w:rsidR="00000000" w:rsidRPr="00000000">
        <w:rPr>
          <w:sz w:val="26"/>
          <w:szCs w:val="26"/>
          <w:rtl w:val="0"/>
        </w:rPr>
        <w:t xml:space="preserve">1.1 Cultural Taste and Diversity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Scholars were introduced to the discovery of a class of elite Americans with broad cultural tastes--or, the “cultural omnivore”--in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and Simkus’s (1992) analysis of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although discipline-specific investigations are far more </w:t>
      </w:r>
      <w:r w:rsidDel="00000000" w:rsidR="00000000" w:rsidRPr="00000000">
        <w:rPr>
          <w:rtl w:val="0"/>
        </w:rPr>
        <w:t xml:space="preserve">numerous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ins w:author="Jennifer C. Lena" w:id="11" w:date="2018-05-23T13:31:49Z"/>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ins w:author="Jennifer C. Lena" w:id="11" w:date="2018-05-23T13:31:49Z">
        <w:r w:rsidDel="00000000" w:rsidR="00000000" w:rsidRPr="00000000">
          <w:rPr>
            <w:rtl w:val="0"/>
          </w:rPr>
        </w:r>
      </w:ins>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PrChange w:author="Jennifer C. Lena" w:id="12" w:date="2018-05-23T13:31:49Z">
            <w:rPr>
              <w:rFonts w:ascii="Garamond" w:cs="Garamond" w:eastAsia="Garamond" w:hAnsi="Garamond"/>
              <w:b w:val="0"/>
              <w:bCs w:val="0"/>
              <w:i w:val="0"/>
              <w:iCs w:val="0"/>
              <w:smallCaps w:val="0"/>
              <w:strike w:val="0"/>
              <w:color w:val="000000"/>
              <w:sz w:val="26"/>
              <w:szCs w:val="26"/>
              <w:u w:val="none"/>
              <w:shd w:fill="auto" w:val="clear"/>
              <w:vertAlign w:val="baseline"/>
            </w:rPr>
          </w:rPrChange>
        </w:rPr>
      </w:pPr>
      <w:ins w:author="Jennifer C. Lena" w:id="11" w:date="2018-05-23T13:31:49Z">
        <w:r w:rsidDel="00000000" w:rsidR="00000000" w:rsidRPr="00000000">
          <w:rPr>
            <w:rtl w:val="0"/>
            <w:rPrChange w:author="Jennifer C. Lena" w:id="12" w:date="2018-05-23T13:31:49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Unlike other authors, our interest is not in specifying the character of broad tastes, or their ubiquity, but rather to identify the moment of its emergence and to proffer an analysis of the conditions that led to its rise. Starting with the discovery of diverse cultural tastes among elites, experts have suggested that some macro- and meso-level shifts in the arrangement of cultural production and distribution must be present in order for such a dramatic shift to take place. While multiply hypotheses about the nature of these organizational and institutional changes have been posited (cf. Peterson and Simkus 1992), and some disciplinary-specific mechanisms have been identified (cf. Baumann), no effort has been made to link omnivorous outcomes across disciplines to their sociological sources. We offer such an argument here.</w:t>
        </w:r>
      </w:ins>
      <w:r w:rsidDel="00000000" w:rsidR="00000000" w:rsidRPr="00000000">
        <w:rPr>
          <w:rtl w:val="0"/>
        </w:rPr>
      </w:r>
    </w:p>
    <w:p w:rsidR="00000000" w:rsidDel="00000000" w:rsidP="00000000" w:rsidRDefault="00000000" w:rsidRPr="00000000" w14:paraId="0000002C">
      <w:pPr>
        <w:pStyle w:val="Heading2"/>
        <w:pageBreakBefore w:val="0"/>
        <w:jc w:val="both"/>
        <w:rPr/>
      </w:pPr>
      <w:bookmarkStart w:colFirst="0" w:colLast="0" w:name="_1ci93xb" w:id="22"/>
      <w:bookmarkEnd w:id="22"/>
      <w:r w:rsidDel="00000000" w:rsidR="00000000" w:rsidRPr="00000000">
        <w:rPr>
          <w:sz w:val="26"/>
          <w:szCs w:val="26"/>
          <w:rtl w:val="0"/>
        </w:rPr>
        <w:t xml:space="preserve">1.2 Generations and Taste Publics</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2E">
      <w:pPr>
        <w:pageBreakBefore w:val="0"/>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diverse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2F">
      <w:pPr>
        <w:pStyle w:val="Heading1"/>
        <w:pageBreakBefore w:val="0"/>
        <w:jc w:val="both"/>
        <w:rPr>
          <w:sz w:val="26"/>
          <w:szCs w:val="26"/>
        </w:rPr>
      </w:pPr>
      <w:bookmarkStart w:colFirst="0" w:colLast="0" w:name="_2bn6wsx" w:id="23"/>
      <w:bookmarkEnd w:id="23"/>
      <w:r w:rsidDel="00000000" w:rsidR="00000000" w:rsidRPr="00000000">
        <w:rPr>
          <w:rtl w:val="0"/>
        </w:rPr>
        <w:t xml:space="preserve">2.0 Are There Taste Generations?</w:t>
      </w:r>
      <w:r w:rsidDel="00000000" w:rsidR="00000000" w:rsidRPr="00000000">
        <w:rPr>
          <w:rtl w:val="0"/>
        </w:rPr>
      </w:r>
    </w:p>
    <w:p w:rsidR="00000000" w:rsidDel="00000000" w:rsidP="00000000" w:rsidRDefault="00000000" w:rsidRPr="00000000" w14:paraId="00000030">
      <w:pPr>
        <w:pStyle w:val="Heading2"/>
        <w:pageBreakBefore w:val="0"/>
        <w:jc w:val="both"/>
        <w:rPr/>
      </w:pPr>
      <w:bookmarkStart w:colFirst="0" w:colLast="0" w:name="_2xcytpi" w:id="24"/>
      <w:bookmarkEnd w:id="24"/>
      <w:r w:rsidDel="00000000" w:rsidR="00000000" w:rsidRPr="00000000">
        <w:rPr>
          <w:sz w:val="26"/>
          <w:szCs w:val="26"/>
          <w:rtl w:val="0"/>
        </w:rPr>
        <w:t xml:space="preserve">2.1 Data Source</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We begin by empirically considering whether Americans’ cultural consumption, centered around patterns of participation in a wide range of cultural forms related to the arts, exhibit generation-specific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w:t>
      </w:r>
      <w:ins w:author="Omar Lizardo" w:id="13" w:date="2018-06-17T17:14:59Z">
        <w:r w:rsidDel="00000000" w:rsidR="00000000" w:rsidRPr="00000000">
          <w:rPr>
            <w:rtl w:val="0"/>
          </w:rPr>
          <w:t xml:space="preserve">participating</w:t>
        </w:r>
      </w:ins>
      <w:del w:author="Omar Lizardo" w:id="13" w:date="2018-06-17T17:14:59Z">
        <w:r w:rsidDel="00000000" w:rsidR="00000000" w:rsidRPr="00000000">
          <w:rPr>
            <w:rtl w:val="0"/>
          </w:rPr>
          <w:delText xml:space="preserve">diversely-consuming</w:delText>
        </w:r>
      </w:del>
      <w:r w:rsidDel="00000000" w:rsidR="00000000" w:rsidRPr="00000000">
        <w:rPr>
          <w:rtl w:val="0"/>
        </w:rPr>
        <w:t xml:space="preserve"> cohorts are replaced by more </w:t>
      </w:r>
      <w:ins w:author="Omar Lizardo" w:id="14" w:date="2018-06-17T17:15:06Z">
        <w:r w:rsidDel="00000000" w:rsidR="00000000" w:rsidRPr="00000000">
          <w:rPr>
            <w:rtl w:val="0"/>
          </w:rPr>
          <w:t xml:space="preserve">participating </w:t>
        </w:r>
      </w:ins>
      <w:del w:author="Omar Lizardo" w:id="14" w:date="2018-06-17T17:15:06Z">
        <w:r w:rsidDel="00000000" w:rsidR="00000000" w:rsidRPr="00000000">
          <w:rPr>
            <w:rtl w:val="0"/>
          </w:rPr>
          <w:delText xml:space="preserve">omnivorous</w:delText>
        </w:r>
      </w:del>
      <w:r w:rsidDel="00000000" w:rsidR="00000000" w:rsidRPr="00000000">
        <w:rPr>
          <w:rtl w:val="0"/>
        </w:rPr>
        <w:t xml:space="preserve"> ones, the “omnivorousness trend developed unevenly over the 20 years” and is characterized by period-specific effects. This reflects the null relationship between cohort and omnivorousness uncovered by Garcia-Alvarez, Katz-Gerro and López-Sintas (2007: 433). 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and this article takes advantage of advances in both domains.</w:t>
      </w:r>
    </w:p>
    <w:p w:rsidR="00000000" w:rsidDel="00000000" w:rsidP="00000000" w:rsidRDefault="00000000" w:rsidRPr="00000000" w14:paraId="00000032">
      <w:pPr>
        <w:pageBreakBefore w:val="0"/>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1"/>
      </w:r>
      <w:r w:rsidDel="00000000" w:rsidR="00000000" w:rsidRPr="00000000">
        <w:rPr>
          <w:rtl w:val="0"/>
        </w:rPr>
        <w:t xml:space="preserve"> The SPPA is sponsored by the Research Division of the National Endowment for the Arts (</w:t>
      </w:r>
      <w:hyperlink r:id="rId10">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The SPPA is appropriate for our purpose for several reasons. First, these data have been used to establish a good portion of the research on taste in the U.S.; in order to advance research in this tradition we utilize the same data source. In keeping with current trends in the field, our operationalization makes use of all the core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34">
      <w:pPr>
        <w:pageBreakBefore w:val="0"/>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broadening tastes, specifically, of endorsement by elites (Bourdieu 1987, 1993, 1996).</w:t>
      </w:r>
    </w:p>
    <w:p w:rsidR="00000000" w:rsidDel="00000000" w:rsidP="00000000" w:rsidRDefault="00000000" w:rsidRPr="00000000" w14:paraId="00000035">
      <w:pPr>
        <w:pageBreakBefore w:val="0"/>
        <w:rPr/>
      </w:pPr>
      <w:r w:rsidDel="00000000" w:rsidR="00000000" w:rsidRPr="00000000">
        <w:rPr>
          <w:rtl w:val="0"/>
        </w:rPr>
        <w:t xml:space="preserve">Our goal is to ascertain the possible existence of generational (cohort) effects in engagement with culture;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jc w:val="center"/>
        <w:rPr/>
      </w:pPr>
      <w:r w:rsidDel="00000000" w:rsidR="00000000" w:rsidRPr="00000000">
        <w:rPr>
          <w:rtl w:val="0"/>
        </w:rPr>
        <w:t xml:space="preserve">[Table 1 About Here]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z4u46yqb2hzx" w:id="25"/>
      <w:bookmarkEnd w:id="25"/>
      <w:r w:rsidDel="00000000" w:rsidR="00000000" w:rsidRPr="00000000">
        <w:rPr>
          <w:rtl w:val="0"/>
        </w:rPr>
        <w:t xml:space="preserve">2.2 Uncovering Cohort Effects</w:t>
      </w:r>
    </w:p>
    <w:p w:rsidR="00000000" w:rsidDel="00000000" w:rsidP="00000000" w:rsidRDefault="00000000" w:rsidRPr="00000000" w14:paraId="0000003A">
      <w:pPr>
        <w:pageBreakBefore w:val="0"/>
        <w:rPr/>
      </w:pPr>
      <w:r w:rsidDel="00000000" w:rsidR="00000000" w:rsidRPr="00000000">
        <w:rPr>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 We opt for this approach here given its theoretical fit with the Mannheim-inspired notion of generation-specific taste publics developed earlier. 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w:t>
      </w:r>
    </w:p>
    <w:p w:rsidR="00000000" w:rsidDel="00000000" w:rsidP="00000000" w:rsidRDefault="00000000" w:rsidRPr="00000000" w14:paraId="0000003B">
      <w:pPr>
        <w:pageBreakBefore w:val="0"/>
        <w:rPr/>
      </w:pPr>
      <w:r w:rsidDel="00000000" w:rsidR="00000000" w:rsidRPr="00000000">
        <w:rPr>
          <w:rtl w:val="0"/>
        </w:rPr>
        <w:t xml:space="preserve">Bell and Jones (2014) have argued that HAPC models can sometimes fail to recover true cohort (or period effects) when the data generating process does not meet certain conditions. In a response drafted by some leading demographers, Reither et al (2015) argue that HAPC approach will recover cohort and period effects whenever data are extensive enough to display sufficient variation (and not exact linear dependencies)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t xml:space="preserve">[Table 2 About Here]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oeyyjzz4v746" w:id="26"/>
      <w:bookmarkEnd w:id="26"/>
      <w:r w:rsidDel="00000000" w:rsidR="00000000" w:rsidRPr="00000000">
        <w:rPr>
          <w:rtl w:val="0"/>
        </w:rPr>
        <w:t xml:space="preserve">2.3 Preliminary Analyses</w:t>
      </w:r>
    </w:p>
    <w:p w:rsidR="00000000" w:rsidDel="00000000" w:rsidP="00000000" w:rsidRDefault="00000000" w:rsidRPr="00000000" w14:paraId="00000040">
      <w:pPr>
        <w:pageBreakBefore w:val="0"/>
        <w:rPr/>
      </w:pPr>
      <w:r w:rsidDel="00000000" w:rsidR="00000000" w:rsidRPr="00000000">
        <w:rPr>
          <w:rtl w:val="0"/>
        </w:rPr>
        <w:t xml:space="preserve">Implementing the first recommendation, table 2 shows the results of goodness of fitness test for logistic regression models predicting arts participation across all age activities using age, period, and cohort as predictor. In each model the age and cohort effects are specified non-parametrically as a series of dummy variables coding groups of respondents based on a five-year window (results are substantively the same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rtl w:val="0"/>
        </w:rPr>
        <w:t xml:space="preserve">[Figure 1 About Here]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(Reither et al 2015),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1950.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jc w:val="center"/>
        <w:rPr/>
      </w:pPr>
      <w:r w:rsidDel="00000000" w:rsidR="00000000" w:rsidRPr="00000000">
        <w:rPr>
          <w:rtl w:val="0"/>
        </w:rPr>
        <w:t xml:space="preserve">[Figure 2 About Here]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2. The results show that the seeming taste diversity of the post-progressive era cohorts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post-progressive era cohorts is robust across survey waves and arts participation outcomes. </w:t>
      </w:r>
    </w:p>
    <w:p w:rsidR="00000000" w:rsidDel="00000000" w:rsidP="00000000" w:rsidRDefault="00000000" w:rsidRPr="00000000" w14:paraId="00000049">
      <w:pPr>
        <w:pStyle w:val="Heading2"/>
        <w:pageBreakBefore w:val="0"/>
        <w:jc w:val="both"/>
        <w:rPr/>
      </w:pPr>
      <w:bookmarkStart w:colFirst="0" w:colLast="0" w:name="_3as4poj" w:id="27"/>
      <w:bookmarkEnd w:id="27"/>
      <w:r w:rsidDel="00000000" w:rsidR="00000000" w:rsidRPr="00000000">
        <w:rPr>
          <w:sz w:val="26"/>
          <w:szCs w:val="26"/>
          <w:rtl w:val="0"/>
        </w:rPr>
        <w:t xml:space="preserve">2.4 Multivariate Analyses</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“diverse” with respect to arts participation, it is concentrated among persons who came of age in the immediate post-progressive and post-war period (1930s,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4B">
      <w:pPr>
        <w:pageBreakBefore w:val="0"/>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multivariate models include a dummy variable for respondents who completed some college or above. In addition, our specification also holds constant other individual (and, at the cohort level, compositional) predictors of engagement with the arts: race (DiMaggio and Ostrower 1990 with dummy variables for respondents who self-identify as black or white), and gender (Lizardo 2006). Finally, sensitivity analyses (reported in the Appendix) suggested that a cubic specification of the individual age effect provided the most conservative estimates of the cohort effect (being no different than a fully nonparametric specification) and therefore we opted for that here (quadratic and linear specifications of the age effect provide substantively identical results). </w:t>
      </w:r>
    </w:p>
    <w:p w:rsidR="00000000" w:rsidDel="00000000" w:rsidP="00000000" w:rsidRDefault="00000000" w:rsidRPr="00000000" w14:paraId="0000004C">
      <w:pPr>
        <w:pageBreakBefore w:val="0"/>
        <w:rPr/>
      </w:pPr>
      <w:r w:rsidDel="00000000" w:rsidR="00000000" w:rsidRPr="00000000">
        <w:rPr>
          <w:rtl w:val="0"/>
        </w:rPr>
        <w:t xml:space="preserve">In addition, since we have only six cross-sectional surveys at our disposal, we specify the period effects directly as person-level fixed effects leaving only the cohort effects as group level random effects. Thus, our model is a two-level random-effects model and not a cross-classified random effects model. This approach yields gains in efficiency and ease of interpretation in relation to specifying both period and cohort estimates as fixed effects (Yang and Land 2008). Because previous work (e.g. Bell and Jones 2014) has criticized the practice of assuming that cohort groups be defined by fixed intervals (e.g. five years) as lacking substantive grounding, we specified random-effects models in which cohorts were defined using a sliding window ranging from two to eight years for each of the eight core arts participation activities in the SPPA. This way, we can ascertain whether the cohort-effect patterns that we obtain are sensitive to this analytic choice. </w:t>
      </w:r>
    </w:p>
    <w:p w:rsidR="00000000" w:rsidDel="00000000" w:rsidP="00000000" w:rsidRDefault="00000000" w:rsidRPr="00000000" w14:paraId="0000004D">
      <w:pPr>
        <w:pageBreakBefore w:val="0"/>
        <w:rPr/>
      </w:pPr>
      <w:r w:rsidDel="00000000" w:rsidR="00000000" w:rsidRPr="00000000">
        <w:rPr>
          <w:rtl w:val="0"/>
        </w:rPr>
        <w:t xml:space="preserve">The model that we estimate can be written as: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ind w:firstLine="0"/>
        <w:rPr/>
      </w:pPr>
      <w:hyperlink r:id="rId11">
        <w:r w:rsidDel="00000000" w:rsidR="00000000" w:rsidRPr="00000000">
          <w:rPr/>
          <w:drawing>
            <wp:inline distB="19050" distT="19050" distL="19050" distR="19050">
              <wp:extent cx="5524500" cy="7112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24500" cy="711200"/>
                      </a:xfrm>
                      <a:prstGeom prst="rect"/>
                      <a:ln/>
                    </pic:spPr>
                  </pic:pic>
                </a:graphicData>
              </a:graphic>
            </wp:inline>
          </w:drawing>
        </w:r>
      </w:hyperlink>
      <w:r w:rsidDel="00000000" w:rsidR="00000000" w:rsidRPr="00000000">
        <w:rPr>
          <w:rtl w:val="0"/>
        </w:rPr>
        <w:t xml:space="preserve">(1)</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vertAlign w:val="superscript"/>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i w:val="1"/>
          <w:iCs w:val="1"/>
          <w:rtl w:val="0"/>
        </w:rPr>
        <w:t xml:space="preserve">θ</w:t>
      </w:r>
      <w:r w:rsidDel="00000000" w:rsidR="00000000" w:rsidRPr="00000000">
        <w:rPr>
          <w:i w:val="1"/>
          <w:iCs w:val="1"/>
          <w:vertAlign w:val="subscript"/>
          <w:rtl w:val="0"/>
        </w:rPr>
        <w:t xml:space="preserve">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variable indicating the respondent’s age at the time of the survey. The result of interest in this model will be an estimate of the 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period and socio-demographic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2">
      <w:pPr>
        <w:pageBreakBefore w:val="0"/>
        <w:rPr>
          <w:vertAlign w:val="superscript"/>
        </w:rPr>
      </w:pPr>
      <w:r w:rsidDel="00000000" w:rsidR="00000000" w:rsidRPr="00000000">
        <w:rPr>
          <w:rtl w:val="0"/>
        </w:rPr>
        <w:t xml:space="preserve">It is important to underscore that the goal of this analysis is to isolate and establish the existence of generational effects on culture consumption and to chart their distribution across cohort groups. Our use of these statistical models is not meant to be “explanatory” in the sense in which this term is sometimes misused in variables-oriented analysis, but instead is descriptive (Spillman 2014). Our strategy is to deploy this statistical framework to establish a broad, empirical pattern of generational effects on culture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chd6tfis5olc" w:id="28"/>
      <w:bookmarkEnd w:id="28"/>
      <w:r w:rsidDel="00000000" w:rsidR="00000000" w:rsidRPr="00000000">
        <w:rPr>
          <w:rtl w:val="0"/>
        </w:rPr>
        <w:t xml:space="preserve">2.5 Results</w:t>
      </w:r>
    </w:p>
    <w:p w:rsidR="00000000" w:rsidDel="00000000" w:rsidP="00000000" w:rsidRDefault="00000000" w:rsidRPr="00000000" w14:paraId="00000054">
      <w:pPr>
        <w:pageBreakBefore w:val="0"/>
        <w:rPr/>
      </w:pPr>
      <w:r w:rsidDel="00000000" w:rsidR="00000000" w:rsidRPr="00000000">
        <w:rPr>
          <w:rtl w:val="0"/>
        </w:rPr>
        <w:t xml:space="preserve">The main results of the multivariate analysis are presented in Tables 3 and 4 which show coefficient estimates, cohort-level random effects estimates, and model fit statistics for the two-level HAPC with cohort groups defined as four-year clusters, and Figures 3a-3b, which plots the random-effects estimate of cohort group membership  (on the y-axis) by year of birth (on the x-axis) for all eight arts participation outcomes, for four specifications of cohort group size (as two-year, four-year, six-year, and eight-year clusters).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jc w:val="center"/>
        <w:rPr/>
      </w:pPr>
      <w:r w:rsidDel="00000000" w:rsidR="00000000" w:rsidRPr="00000000">
        <w:rPr>
          <w:rtl w:val="0"/>
        </w:rPr>
        <w:t xml:space="preserve">[Table 3 About Here ]</w:t>
      </w:r>
    </w:p>
    <w:p w:rsidR="00000000" w:rsidDel="00000000" w:rsidP="00000000" w:rsidRDefault="00000000" w:rsidRPr="00000000" w14:paraId="00000057">
      <w:pPr>
        <w:pageBreakBefore w:val="0"/>
        <w:jc w:val="center"/>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As Table 3 shows, the effects of individual level characteristics are statistically significant across outcomes and consistent (in terms of directionality) with previous work on socio-demographic determinants of arts participation (women, whites, and the college educated are more likely to participate). More importantly, looking at the variance estimates for group-level cohort effects, we find significant variation across generational clusters net of age, period, and socio-demographics for six out of the eight core activities, with the only exception being Opera and Ballet, which as Table 1 shows are also the least engaged in activities.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jc w:val="center"/>
        <w:rPr/>
      </w:pPr>
      <w:r w:rsidDel="00000000" w:rsidR="00000000" w:rsidRPr="00000000">
        <w:rPr>
          <w:rtl w:val="0"/>
        </w:rPr>
        <w:t xml:space="preserve">[Table 4 About Here]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As Figures 3a-3c show, the direction and magnitude of the cohort effects across the arts participation for which there is significant cohort heterogeneity replicate the “u-shaped” pattern uncovered in the descriptive plots, revealing an arts participation boost for people born between 1930 and 1950. Across institutionally distinct arts participation practices, we find that, with few exceptions, cohorts born during these years have higher positive deviations in expected engagement than their earlier and later born counterparts. Table 4 confirms that positive and statistically significant cohort deviations are concentrated among these set of cohorts (with the exception of Jazz which shows positive cohort deviations for persons born in the late 1950s and early 1960s). Note that while the magnitude of the estimate does fluctuate slightly depending on how many years are used to define the cohort window, the overall pattern of results is the same whether cohorts are defined using small (or two years) or large (e.g. eight years) definitions, with the latter essentially “smoothing” over shorter term fluctuations but keeping the same overall pattern. Additional analyses presented in the appendix show that holding the cohort window constant, the results are substantively the same under different functional specifications of the age effect.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t xml:space="preserve">[Figure 3 About Here]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actually normalize back to the cross-cohort average (this is the horizontal line across the plots shown in Figure 3). This indicates that it is the post-progressive era cohorts that are distinctive in their higher likelihood to participate. In this respect,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“diverse” in this particular domain (DiMaggio and Mukhtar 2004). The cohort born between 1930 and 1950 appears to be an TK Generation.</w:t>
      </w:r>
    </w:p>
    <w:p w:rsidR="00000000" w:rsidDel="00000000" w:rsidP="00000000" w:rsidRDefault="00000000" w:rsidRPr="00000000" w14:paraId="00000061">
      <w:pPr>
        <w:pStyle w:val="Heading2"/>
        <w:pageBreakBefore w:val="0"/>
        <w:jc w:val="both"/>
        <w:rPr/>
      </w:pPr>
      <w:bookmarkStart w:colFirst="0" w:colLast="0" w:name="_1pxezwc" w:id="29"/>
      <w:bookmarkEnd w:id="29"/>
      <w:r w:rsidDel="00000000" w:rsidR="00000000" w:rsidRPr="00000000">
        <w:rPr>
          <w:sz w:val="26"/>
          <w:szCs w:val="26"/>
          <w:rtl w:val="0"/>
        </w:rPr>
        <w:t xml:space="preserve">2.6 Summary </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Results from period-cohort plots and random-effects Hierarchical Age-Period-Cohort (HAPC) Models point to the existence of a distinct TK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As detailed in the supplementary analyses reported in the Appendix (section 1, Figure 5), these results are robust to alternative specifications of the age effects.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63">
      <w:pPr>
        <w:pageBreakBefore w:val="0"/>
        <w:rPr/>
      </w:pPr>
      <w:r w:rsidDel="00000000" w:rsidR="00000000" w:rsidRPr="00000000">
        <w:rPr>
          <w:rtl w:val="0"/>
        </w:rPr>
        <w:t xml:space="preserve">Overall, these results strongly suggest that persons born in the three decades immediately following the Progressive Era are distinctive enough in their pattern of cultural engagement to be considered an “</w:t>
      </w:r>
      <w:ins w:author="Jennifer C. Lena" w:id="15" w:date="2018-05-23T13:47:19Z">
        <w:r w:rsidDel="00000000" w:rsidR="00000000" w:rsidRPr="00000000">
          <w:rPr>
            <w:rtl w:val="0"/>
          </w:rPr>
          <w:t xml:space="preserve">TK</w:t>
        </w:r>
      </w:ins>
      <w:del w:author="Jennifer C. Lena" w:id="15" w:date="2018-05-23T13:47:19Z">
        <w:r w:rsidDel="00000000" w:rsidR="00000000" w:rsidRPr="00000000">
          <w:rPr>
            <w:rtl w:val="0"/>
          </w:rPr>
          <w:delText xml:space="preserve">Omnivorous</w:delText>
        </w:r>
      </w:del>
      <w:r w:rsidDel="00000000" w:rsidR="00000000" w:rsidRPr="00000000">
        <w:rPr>
          <w:rtl w:val="0"/>
        </w:rPr>
        <w:t xml:space="preserve">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w:t>
      </w:r>
      <w:ins w:author="Jennifer C. Lena" w:id="16" w:date="2018-05-23T13:47:32Z">
        <w:r w:rsidDel="00000000" w:rsidR="00000000" w:rsidRPr="00000000">
          <w:rPr>
            <w:rtl w:val="0"/>
          </w:rPr>
          <w:t xml:space="preserve">taste diversity</w:t>
        </w:r>
      </w:ins>
      <w:del w:author="Jennifer C. Lena" w:id="16" w:date="2018-05-23T13:47:32Z">
        <w:r w:rsidDel="00000000" w:rsidR="00000000" w:rsidRPr="00000000">
          <w:rPr>
            <w:rtl w:val="0"/>
          </w:rPr>
          <w:delText xml:space="preserve">omnivorousness</w:delText>
        </w:r>
      </w:del>
      <w:r w:rsidDel="00000000" w:rsidR="00000000" w:rsidRPr="00000000">
        <w:rPr>
          <w:rtl w:val="0"/>
        </w:rPr>
        <w:t xml:space="preserve">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64">
      <w:pPr>
        <w:pageBreakBefore w:val="0"/>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i w:val="1"/>
          <w:iCs w:val="1"/>
          <w:rtl w:val="0"/>
        </w:rPr>
        <w:t xml:space="preserve">inter alia </w:t>
      </w:r>
      <w:r w:rsidDel="00000000" w:rsidR="00000000" w:rsidRPr="00000000">
        <w:rPr>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65">
      <w:pPr>
        <w:pageBreakBefore w:val="0"/>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r w:rsidDel="00000000" w:rsidR="00000000" w:rsidRPr="00000000">
        <w:rPr>
          <w:rtl w:val="0"/>
        </w:rPr>
      </w:r>
    </w:p>
    <w:p w:rsidR="00000000" w:rsidDel="00000000" w:rsidP="00000000" w:rsidRDefault="00000000" w:rsidRPr="00000000" w14:paraId="00000066">
      <w:pPr>
        <w:pStyle w:val="Heading1"/>
        <w:pageBreakBefore w:val="0"/>
        <w:jc w:val="both"/>
        <w:rPr/>
      </w:pPr>
      <w:bookmarkStart w:colFirst="0" w:colLast="0" w:name="_49x2ik5" w:id="30"/>
      <w:bookmarkEnd w:id="30"/>
      <w:r w:rsidDel="00000000" w:rsidR="00000000" w:rsidRPr="00000000">
        <w:rPr>
          <w:rtl w:val="0"/>
        </w:rPr>
        <w:t xml:space="preserve">3.0 Institutional and Organizational Impacts on Tastes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w:t>
      </w:r>
      <w:ins w:author="Jennifer C. Lena" w:id="17" w:date="2018-05-23T13:48:17Z">
        <w:r w:rsidDel="00000000" w:rsidR="00000000" w:rsidRPr="00000000">
          <w:rPr>
            <w:rtl w:val="0"/>
            <w:rPrChange w:author="Jennifer C. Lena" w:id="18" w:date="2018-05-23T13:48:17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17" w:date="2018-05-23T13:48:17Z">
        <w:r w:rsidDel="00000000" w:rsidR="00000000" w:rsidRPr="00000000">
          <w:rPr>
            <w:rtl w:val="0"/>
            <w:rPrChange w:author="Jennifer C. Lena" w:id="18" w:date="2018-05-23T13:48:17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w:t>
      </w:r>
    </w:p>
    <w:p w:rsidR="00000000" w:rsidDel="00000000" w:rsidP="00000000" w:rsidRDefault="00000000" w:rsidRPr="00000000" w14:paraId="00000068">
      <w:pPr>
        <w:pStyle w:val="Heading2"/>
        <w:pageBreakBefore w:val="0"/>
        <w:jc w:val="both"/>
        <w:rPr>
          <w:sz w:val="26"/>
          <w:szCs w:val="26"/>
        </w:rPr>
      </w:pPr>
      <w:bookmarkStart w:colFirst="0" w:colLast="0" w:name="_2p2csry" w:id="31"/>
      <w:bookmarkEnd w:id="31"/>
      <w:r w:rsidDel="00000000" w:rsidR="00000000" w:rsidRPr="00000000">
        <w:rPr>
          <w:sz w:val="26"/>
          <w:szCs w:val="26"/>
          <w:rtl w:val="0"/>
        </w:rPr>
        <w:t xml:space="preserve">3.1 The Emergence of High Culture as an Exemplar Case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6B">
      <w:pPr>
        <w:pStyle w:val="Heading2"/>
        <w:pageBreakBefore w:val="0"/>
        <w:jc w:val="both"/>
        <w:rPr>
          <w:sz w:val="26"/>
          <w:szCs w:val="26"/>
        </w:rPr>
      </w:pPr>
      <w:bookmarkStart w:colFirst="0" w:colLast="0" w:name="_147n2zr" w:id="32"/>
      <w:bookmarkEnd w:id="32"/>
      <w:r w:rsidDel="00000000" w:rsidR="00000000" w:rsidRPr="00000000">
        <w:rPr>
          <w:sz w:val="26"/>
          <w:szCs w:val="26"/>
          <w:rtl w:val="0"/>
        </w:rPr>
        <w:t xml:space="preserve">3.2 Artistic Valorization and the WPA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rts administrators </w:t>
      </w:r>
      <w:r w:rsidDel="00000000" w:rsidR="00000000" w:rsidRPr="00000000">
        <w:rPr>
          <w:rtl w:val="0"/>
        </w:rPr>
        <w:t xml:space="preserve">labored</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w:t>
      </w:r>
      <w:ins w:author="Jennifer C. Lena" w:id="19" w:date="2018-05-23T13:53:32Z">
        <w:r w:rsidDel="00000000" w:rsidR="00000000" w:rsidRPr="00000000">
          <w:rPr>
            <w:rtl w:val="0"/>
            <w:rPrChange w:author="Jennifer C. Lena" w:id="20" w:date="2018-05-23T13:53:3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19" w:date="2018-05-23T13:53:32Z">
        <w:r w:rsidDel="00000000" w:rsidR="00000000" w:rsidRPr="00000000">
          <w:rPr>
            <w:rtl w:val="0"/>
            <w:rPrChange w:author="Jennifer C. Lena" w:id="20" w:date="2018-05-23T13:53:3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w:t>
      </w:r>
    </w:p>
    <w:p w:rsidR="00000000" w:rsidDel="00000000" w:rsidP="00000000" w:rsidRDefault="00000000" w:rsidRPr="00000000" w14:paraId="0000007A">
      <w:pPr>
        <w:pStyle w:val="Heading2"/>
        <w:pageBreakBefore w:val="0"/>
        <w:jc w:val="both"/>
        <w:rPr>
          <w:sz w:val="26"/>
          <w:szCs w:val="26"/>
        </w:rPr>
      </w:pPr>
      <w:bookmarkStart w:colFirst="0" w:colLast="0" w:name="_gfhglx3ahav" w:id="33"/>
      <w:bookmarkEnd w:id="33"/>
      <w:r w:rsidDel="00000000" w:rsidR="00000000" w:rsidRPr="00000000">
        <w:rPr>
          <w:sz w:val="26"/>
          <w:szCs w:val="26"/>
          <w:rtl w:val="0"/>
        </w:rPr>
        <w:t xml:space="preserve">3.3 Supplementary Quantitative Analysis</w:t>
      </w:r>
    </w:p>
    <w:p w:rsidR="00000000" w:rsidDel="00000000" w:rsidP="00000000" w:rsidRDefault="00000000" w:rsidRPr="00000000" w14:paraId="0000007B">
      <w:pPr>
        <w:pageBreakBefore w:val="0"/>
        <w:rPr/>
      </w:pPr>
      <w:commentRangeStart w:id="2"/>
      <w:r w:rsidDel="00000000" w:rsidR="00000000" w:rsidRPr="00000000">
        <w:rPr>
          <w:rtl w:val="0"/>
        </w:rPr>
        <w:t xml:space="preserve">Given our argument,</w:t>
      </w:r>
      <w:commentRangeEnd w:id="2"/>
      <w:r w:rsidDel="00000000" w:rsidR="00000000" w:rsidRPr="00000000">
        <w:commentReference w:id="2"/>
      </w:r>
      <w:r w:rsidDel="00000000" w:rsidR="00000000" w:rsidRPr="00000000">
        <w:rPr>
          <w:rtl w:val="0"/>
        </w:rPr>
        <w:t xml:space="preserve">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w:t>
      </w:r>
      <w:ins w:author="Jennifer C. Lena" w:id="21" w:date="2018-05-23T13:54:11Z">
        <w:r w:rsidDel="00000000" w:rsidR="00000000" w:rsidRPr="00000000">
          <w:rPr>
            <w:rtl w:val="0"/>
          </w:rPr>
          <w:t xml:space="preserve">TK</w:t>
        </w:r>
      </w:ins>
      <w:del w:author="Jennifer C. Lena" w:id="21" w:date="2018-05-23T13:54:11Z">
        <w:r w:rsidDel="00000000" w:rsidR="00000000" w:rsidRPr="00000000">
          <w:rPr>
            <w:rtl w:val="0"/>
          </w:rPr>
          <w:delText xml:space="preserve">Omnivorous</w:delText>
        </w:r>
      </w:del>
      <w:r w:rsidDel="00000000" w:rsidR="00000000" w:rsidRPr="00000000">
        <w:rPr>
          <w:rtl w:val="0"/>
        </w:rPr>
        <w:t xml:space="preserve">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7C">
      <w:pPr>
        <w:pageBreakBefore w:val="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[Figure 4 About Here]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Figures 4a-4b show the results of group-level random-effects estimates from HAPC models estimated for persons with or without college experience for both participation in Art Festivals/Craft Fairs and Art Museum attendance (respectively). As before, the cohort effect is the deviation in log-odds in participation in comparison to the cohort and group-specific (college-educated versus non-college-educated) average. Since the effects are normalized to each group’s baseline, it is not appropriate to interpret these as absolute effects across education groups but only as relative cross-cohort effects within education groups.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their own education group than college educated people born during those years have in relation to their own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The results of this analysis show the </w:t>
      </w:r>
      <w:ins w:author="Jennifer C. Lena" w:id="22" w:date="2018-05-23T13:54:39Z">
        <w:r w:rsidDel="00000000" w:rsidR="00000000" w:rsidRPr="00000000">
          <w:rPr>
            <w:rtl w:val="0"/>
          </w:rPr>
          <w:t xml:space="preserve">TK</w:t>
        </w:r>
      </w:ins>
      <w:del w:author="Jennifer C. Lena" w:id="22" w:date="2018-05-23T13:54:39Z">
        <w:r w:rsidDel="00000000" w:rsidR="00000000" w:rsidRPr="00000000">
          <w:rPr>
            <w:rtl w:val="0"/>
          </w:rPr>
          <w:delText xml:space="preserve">Omnivorous</w:delText>
        </w:r>
      </w:del>
      <w:r w:rsidDel="00000000" w:rsidR="00000000" w:rsidRPr="00000000">
        <w:rPr>
          <w:rtl w:val="0"/>
        </w:rPr>
        <w:t xml:space="preserve"> Generation effect crosses the education divide, and it illustrates the mediation of this generation’s arts engagement by artistic form and education. First, the generational effect is of a stronger substantive magnitude for Art Festival/Craft Fair attendance than attendance at Art Museums. Second, there are differences in the cohort effect by educational group: it is stronger for college educated persons born between 1930 and 1950 in the case of art museums. However, the difference within this cohort between those with college educations and those without is essentially null when it comes to the more accessible activity of art festival participation. Third, when it comes to this last activity we can observe positive cohort effects (in relation to generational peers without a college education) among non-college educated Americans born as early as the 1920s.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more overtly elite forms of arts participation.</w:t>
      </w:r>
      <w:r w:rsidDel="00000000" w:rsidR="00000000" w:rsidRPr="00000000">
        <w:rPr>
          <w:vertAlign w:val="superscript"/>
        </w:rPr>
        <w:footnoteReference w:customMarkFollows="0" w:id="9"/>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81">
      <w:pPr>
        <w:pStyle w:val="Heading2"/>
        <w:pageBreakBefore w:val="0"/>
        <w:jc w:val="both"/>
        <w:rPr/>
      </w:pPr>
      <w:bookmarkStart w:colFirst="0" w:colLast="0" w:name="_23ckvvd" w:id="34"/>
      <w:bookmarkEnd w:id="34"/>
      <w:r w:rsidDel="00000000" w:rsidR="00000000" w:rsidRPr="00000000">
        <w:rPr>
          <w:rtl w:val="0"/>
        </w:rPr>
        <w:t xml:space="preserve">3.4 Alternative Explanations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Kats-Gerro (2005) and Rossman and Peterson’s (2015) conception of </w:t>
      </w:r>
      <w:ins w:author="Jennifer C. Lena" w:id="23" w:date="2018-05-23T13:55:19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increasing taste diversity, or </w:t>
        </w:r>
      </w:ins>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omnivorousness</w:t>
      </w:r>
      <w:ins w:author="Jennifer C. Lena" w:id="24" w:date="2018-05-23T13:55:27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ins>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a generational phenomenon. Prior analyses of the features of status-defining tastes in the United States have linked transformations in tastes to transformations in arts organizations and institutions (DiMaggio 1982; Peterson and Kern 1996). Based on the discovery of an </w:t>
      </w:r>
      <w:ins w:author="Jennifer C. Lena" w:id="25" w:date="2018-05-23T13:55:32Z">
        <w:r w:rsidDel="00000000" w:rsidR="00000000" w:rsidRPr="00000000">
          <w:rPr>
            <w:rtl w:val="0"/>
            <w:rPrChange w:author="Jennifer C. Lena" w:id="26" w:date="2018-05-23T13:55:3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25" w:date="2018-05-23T13:55:32Z">
        <w:r w:rsidDel="00000000" w:rsidR="00000000" w:rsidRPr="00000000">
          <w:rPr>
            <w:rtl w:val="0"/>
            <w:rPrChange w:author="Jennifer C. Lena" w:id="26" w:date="2018-05-23T13:55:3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w:t>
      </w:r>
      <w:commentRangeStart w:id="3"/>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Yet, many of these explanations fail to accurately identify the moment when Americans’ tastes begin to broaden, or the particular timing of its impact on different segments of society.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present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w:t>
      </w:r>
      <w:commentRangeStart w:id="4"/>
      <w:r w:rsidDel="00000000" w:rsidR="00000000" w:rsidRPr="00000000">
        <w:rPr>
          <w:rtl w:val="0"/>
        </w:rPr>
        <w:t xml:space="preserve">tk</w:t>
      </w:r>
      <w:commentRangeEnd w:id="4"/>
      <w:r w:rsidDel="00000000" w:rsidR="00000000" w:rsidRPr="00000000">
        <w:commentReference w:id="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decline in the post-1950s birth cohorts? We have focused our analysis on the main finding of an </w:t>
      </w:r>
      <w:commentRangeStart w:id="5"/>
      <w:r w:rsidDel="00000000" w:rsidR="00000000" w:rsidRPr="00000000">
        <w:rPr>
          <w:rtl w:val="0"/>
        </w:rPr>
        <w:t xml:space="preserve">tk</w:t>
      </w:r>
      <w:commentRangeEnd w:id="5"/>
      <w:r w:rsidDel="00000000" w:rsidR="00000000" w:rsidRPr="00000000">
        <w:commentReference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disputed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w:t>
      </w:r>
      <w:commentRangeStart w:id="6"/>
      <w:r w:rsidDel="00000000" w:rsidR="00000000" w:rsidRPr="00000000">
        <w:rPr>
          <w:rtl w:val="0"/>
        </w:rPr>
        <w:t xml:space="preserve">tk</w:t>
      </w:r>
      <w:commentRangeEnd w:id="6"/>
      <w:r w:rsidDel="00000000" w:rsidR="00000000" w:rsidRPr="00000000">
        <w:commentReference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w:t>
      </w:r>
      <w:ins w:author="Jennifer C. Lena" w:id="27" w:date="2018-05-23T14:00:53Z">
        <w:r w:rsidDel="00000000" w:rsidR="00000000" w:rsidRPr="00000000">
          <w:rPr>
            <w:rtl w:val="0"/>
            <w:rPrChange w:author="Jennifer C. Lena" w:id="28" w:date="2018-05-23T14:00:53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27" w:date="2018-05-23T14:00:53Z">
        <w:r w:rsidDel="00000000" w:rsidR="00000000" w:rsidRPr="00000000">
          <w:rPr>
            <w:rtl w:val="0"/>
            <w:rPrChange w:author="Jennifer C. Lena" w:id="28" w:date="2018-05-23T14:00:53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w:t>
      </w:r>
      <w:ins w:author="Jennifer C. Lena" w:id="29" w:date="2018-05-23T14:01:26Z">
        <w:r w:rsidDel="00000000" w:rsidR="00000000" w:rsidRPr="00000000">
          <w:rPr>
            <w:rtl w:val="0"/>
            <w:rPrChange w:author="Jennifer C. Lena" w:id="30" w:date="2018-05-23T14:01:2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 specifically, on omnivorousness,</w:t>
        </w:r>
      </w:ins>
      <w:del w:author="Jennifer C. Lena" w:id="29" w:date="2018-05-23T14:01:26Z">
        <w:r w:rsidDel="00000000" w:rsidR="00000000" w:rsidRPr="00000000">
          <w:rPr>
            <w:rtl w:val="0"/>
            <w:rPrChange w:author="Jennifer C. Lena" w:id="30" w:date="2018-05-23T14:01:2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w:t>
      </w:r>
      <w:ins w:author="Jennifer C. Lena" w:id="31" w:date="2018-05-23T14:02:02Z">
        <w:r w:rsidDel="00000000" w:rsidR="00000000" w:rsidRPr="00000000">
          <w:rPr>
            <w:rtl w:val="0"/>
            <w:rPrChange w:author="Jennifer C. Lena" w:id="32" w:date="2018-05-23T14:02:0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31" w:date="2018-05-23T14:02:02Z">
        <w:r w:rsidDel="00000000" w:rsidR="00000000" w:rsidRPr="00000000">
          <w:rPr>
            <w:rtl w:val="0"/>
            <w:rPrChange w:author="Jennifer C. Lena" w:id="32" w:date="2018-05-23T14:02:0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w:t>
      </w:r>
      <w:ins w:author="Jennifer C. Lena" w:id="33" w:date="2018-05-23T14:02:16Z">
        <w:r w:rsidDel="00000000" w:rsidR="00000000" w:rsidRPr="00000000">
          <w:rPr>
            <w:rtl w:val="0"/>
            <w:rPrChange w:author="Jennifer C. Lena" w:id="34" w:date="2018-05-23T14:02:1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33" w:date="2018-05-23T14:02:16Z">
        <w:r w:rsidDel="00000000" w:rsidR="00000000" w:rsidRPr="00000000">
          <w:rPr>
            <w:rtl w:val="0"/>
            <w:rPrChange w:author="Jennifer C. Lena" w:id="34" w:date="2018-05-23T14:02:1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8C">
      <w:pPr>
        <w:pStyle w:val="Heading1"/>
        <w:pageBreakBefore w:val="0"/>
        <w:rPr/>
      </w:pPr>
      <w:bookmarkStart w:colFirst="0" w:colLast="0" w:name="_ihv636" w:id="35"/>
      <w:bookmarkEnd w:id="35"/>
      <w:r w:rsidDel="00000000" w:rsidR="00000000" w:rsidRPr="00000000">
        <w:rPr>
          <w:rtl w:val="0"/>
        </w:rPr>
        <w:t xml:space="preserve">4.0 Discussion and Concluding Remarks</w:t>
      </w:r>
    </w:p>
    <w:p w:rsidR="00000000" w:rsidDel="00000000" w:rsidP="00000000" w:rsidRDefault="00000000" w:rsidRPr="00000000" w14:paraId="0000008D">
      <w:pPr>
        <w:pStyle w:val="Heading2"/>
        <w:pageBreakBefore w:val="0"/>
        <w:spacing w:after="200" w:before="400" w:lineRule="auto"/>
        <w:rPr/>
      </w:pPr>
      <w:bookmarkStart w:colFirst="0" w:colLast="0" w:name="_32hioqz" w:id="36"/>
      <w:bookmarkEnd w:id="36"/>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w:t>
      </w:r>
      <w:ins w:author="Jennifer C. Lena" w:id="35" w:date="2018-05-23T14:02:44Z">
        <w:r w:rsidDel="00000000" w:rsidR="00000000" w:rsidRPr="00000000">
          <w:rPr>
            <w:rtl w:val="0"/>
            <w:rPrChange w:author="Jennifer C. Lena" w:id="36" w:date="2018-05-23T14:02:44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w:t>
        </w:r>
      </w:ins>
      <w:del w:author="Jennifer C. Lena" w:id="35" w:date="2018-05-23T14:02:44Z">
        <w:r w:rsidDel="00000000" w:rsidR="00000000" w:rsidRPr="00000000">
          <w:rPr>
            <w:rtl w:val="0"/>
            <w:rPrChange w:author="Jennifer C. Lena" w:id="36" w:date="2018-05-23T14:02:44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w:t>
      </w:r>
      <w:ins w:author="Jennifer C. Lena" w:id="37" w:date="2018-05-23T14:03:09Z">
        <w:r w:rsidDel="00000000" w:rsidR="00000000" w:rsidRPr="00000000">
          <w:rPr>
            <w:rtl w:val="0"/>
            <w:rPrChange w:author="Jennifer C. Lena" w:id="38" w:date="2018-05-23T14:03:09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 patterns</w:t>
        </w:r>
      </w:ins>
      <w:del w:author="Jennifer C. Lena" w:id="37" w:date="2018-05-23T14:03:09Z">
        <w:r w:rsidDel="00000000" w:rsidR="00000000" w:rsidRPr="00000000">
          <w:rPr>
            <w:rtl w:val="0"/>
            <w:rPrChange w:author="Jennifer C. Lena" w:id="38" w:date="2018-05-23T14:03:09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91">
      <w:pPr>
        <w:pStyle w:val="Heading2"/>
        <w:pageBreakBefore w:val="0"/>
        <w:spacing w:after="200" w:before="400" w:lineRule="auto"/>
        <w:rPr/>
      </w:pPr>
      <w:bookmarkStart w:colFirst="0" w:colLast="0" w:name="_1hmsyys" w:id="37"/>
      <w:bookmarkEnd w:id="37"/>
      <w:r w:rsidDel="00000000" w:rsidR="00000000" w:rsidRPr="00000000">
        <w:rPr>
          <w:rtl w:val="0"/>
        </w:rPr>
        <w:t xml:space="preserve">4.2 Contributions to Comparative Cultural Policy Studies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w:t>
      </w:r>
      <w:ins w:author="Jennifer C. Lena" w:id="39" w:date="2018-05-23T14:04:14Z">
        <w:r w:rsidDel="00000000" w:rsidR="00000000" w:rsidRPr="00000000">
          <w:rPr>
            <w:rtl w:val="0"/>
            <w:rPrChange w:author="Jennifer C. Lena" w:id="40" w:date="2018-05-23T14:04:14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39" w:date="2018-05-23T14:04:14Z">
        <w:r w:rsidDel="00000000" w:rsidR="00000000" w:rsidRPr="00000000">
          <w:rPr>
            <w:rtl w:val="0"/>
            <w:rPrChange w:author="Jennifer C. Lena" w:id="40" w:date="2018-05-23T14:04:14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95">
      <w:pPr>
        <w:pStyle w:val="Title"/>
        <w:pageBreakBefore w:val="0"/>
        <w:rPr/>
      </w:pPr>
      <w:bookmarkStart w:colFirst="0" w:colLast="0" w:name="_bimtpizgsemp" w:id="38"/>
      <w:bookmarkEnd w:id="38"/>
      <w:r w:rsidDel="00000000" w:rsidR="00000000" w:rsidRPr="00000000">
        <w:rPr>
          <w:rtl w:val="0"/>
        </w:rPr>
      </w:r>
    </w:p>
    <w:p w:rsidR="00000000" w:rsidDel="00000000" w:rsidP="00000000" w:rsidRDefault="00000000" w:rsidRPr="00000000" w14:paraId="00000096">
      <w:pPr>
        <w:pStyle w:val="Title"/>
        <w:pageBreakBefore w:val="0"/>
        <w:rPr/>
      </w:pPr>
      <w:bookmarkStart w:colFirst="0" w:colLast="0" w:name="_df24p6ummikv" w:id="39"/>
      <w:bookmarkEnd w:id="39"/>
      <w:r w:rsidDel="00000000" w:rsidR="00000000" w:rsidRPr="00000000">
        <w:br w:type="page"/>
      </w:r>
      <w:r w:rsidDel="00000000" w:rsidR="00000000" w:rsidRPr="00000000">
        <w:rPr>
          <w:rtl w:val="0"/>
        </w:rPr>
      </w:r>
    </w:p>
    <w:p w:rsidR="00000000" w:rsidDel="00000000" w:rsidP="00000000" w:rsidRDefault="00000000" w:rsidRPr="00000000" w14:paraId="00000097">
      <w:pPr>
        <w:pStyle w:val="Title"/>
        <w:pageBreakBefore w:val="0"/>
        <w:rPr/>
      </w:pPr>
      <w:bookmarkStart w:colFirst="0" w:colLast="0" w:name="_41mghml" w:id="40"/>
      <w:bookmarkEnd w:id="40"/>
      <w:r w:rsidDel="00000000" w:rsidR="00000000" w:rsidRPr="00000000">
        <w:rPr>
          <w:rtl w:val="0"/>
        </w:rPr>
        <w:t xml:space="preserve">Appendix </w:t>
      </w:r>
    </w:p>
    <w:p w:rsidR="00000000" w:rsidDel="00000000" w:rsidP="00000000" w:rsidRDefault="00000000" w:rsidRPr="00000000" w14:paraId="00000098">
      <w:pPr>
        <w:pStyle w:val="Heading1"/>
        <w:pageBreakBefore w:val="0"/>
        <w:rPr/>
      </w:pPr>
      <w:bookmarkStart w:colFirst="0" w:colLast="0" w:name="_sxnyyjj8oj2d" w:id="41"/>
      <w:bookmarkEnd w:id="41"/>
      <w:r w:rsidDel="00000000" w:rsidR="00000000" w:rsidRPr="00000000">
        <w:rPr>
          <w:rtl w:val="0"/>
        </w:rPr>
        <w:t xml:space="preserve">1.0 Sensitivity to Functional Form of the Age Effect</w:t>
      </w:r>
    </w:p>
    <w:p w:rsidR="00000000" w:rsidDel="00000000" w:rsidP="00000000" w:rsidRDefault="00000000" w:rsidRPr="00000000" w14:paraId="00000099">
      <w:pPr>
        <w:pageBreakBefore w:val="0"/>
        <w:rPr/>
      </w:pPr>
      <w:r w:rsidDel="00000000" w:rsidR="00000000" w:rsidRPr="00000000">
        <w:rPr>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as generational “groups”). However, since we want to draw substantively meaningful empirical conclusions from this analysis, the reader may wonder how sensible such conclusions are to the analytic choices embedded in the method. One such assumption is how to specify the functional form of the age effect. Here the analyst can choose between parametric (e.g. linear, quadratic, cubic) or fully nonparametric (age entered as a series of dummy variables coding for age groups) approaches. One worry is that a given set of cohort effects are not robust to these set of choices. </w:t>
      </w:r>
    </w:p>
    <w:p w:rsidR="00000000" w:rsidDel="00000000" w:rsidP="00000000" w:rsidRDefault="00000000" w:rsidRPr="00000000" w14:paraId="0000009A">
      <w:pPr>
        <w:pageBreakBefore w:val="0"/>
        <w:rPr/>
      </w:pPr>
      <w:r w:rsidDel="00000000" w:rsidR="00000000" w:rsidRPr="00000000">
        <w:rPr>
          <w:rtl w:val="0"/>
        </w:rPr>
        <w:t xml:space="preserve">To ascertain whether our results are robust to this issue, we estimate four HAPC models fixing the cohort definition to group defined by four-year intervals (as we note above our results are robust to various ways of defining cohort group size), with different specifications of the age effect: Linear, quadratic, cubic, and non-parametric (a series of dummy variables coding for five-year age groups). The results are shown in Figure 5. As the figure shows, the overall estimate of the </w:t>
      </w:r>
      <w:r w:rsidDel="00000000" w:rsidR="00000000" w:rsidRPr="00000000">
        <w:rPr>
          <w:i w:val="1"/>
          <w:iCs w:val="1"/>
          <w:rtl w:val="0"/>
        </w:rPr>
        <w:t xml:space="preserve">size</w:t>
      </w:r>
      <w:r w:rsidDel="00000000" w:rsidR="00000000" w:rsidRPr="00000000">
        <w:rPr>
          <w:rtl w:val="0"/>
        </w:rPr>
        <w:t xml:space="preserve"> of the cohort effect is sensitive to the functional specification of the age effect. However, the overall </w:t>
      </w:r>
      <w:r w:rsidDel="00000000" w:rsidR="00000000" w:rsidRPr="00000000">
        <w:rPr>
          <w:i w:val="1"/>
          <w:iCs w:val="1"/>
          <w:rtl w:val="0"/>
        </w:rPr>
        <w:t xml:space="preserve">pattern</w:t>
      </w:r>
      <w:r w:rsidDel="00000000" w:rsidR="00000000" w:rsidRPr="00000000">
        <w:rPr>
          <w:rtl w:val="0"/>
        </w:rPr>
        <w:t xml:space="preserve"> of results (with cohort groups born between 1930 and 1950 being the most likely to display positive deviations from the average) is the same regardless of the functional form of the age effect chosen. The linear (and to some extent quadratic) specifications provide less conservative estimates of the size of the cohort effect, while the cubic and non-parametric versions drive the magnitude of the cohort effect downward and thus provide a more conservative estimate. Because the cubic specification combines the parsimony of a parametric specification with the capacity to provide more conservative estimates, we chose it as our go to specification in the results reported in the main text. </w:t>
      </w:r>
    </w:p>
    <w:p w:rsidR="00000000" w:rsidDel="00000000" w:rsidP="00000000" w:rsidRDefault="00000000" w:rsidRPr="00000000" w14:paraId="0000009B">
      <w:pPr>
        <w:pStyle w:val="Heading1"/>
        <w:pageBreakBefore w:val="0"/>
        <w:rPr/>
      </w:pPr>
      <w:bookmarkStart w:colFirst="0" w:colLast="0" w:name="_3fwokq0" w:id="42"/>
      <w:bookmarkEnd w:id="42"/>
      <w:r w:rsidDel="00000000" w:rsidR="00000000" w:rsidRPr="00000000">
        <w:rPr>
          <w:rtl w:val="0"/>
        </w:rPr>
        <w:t xml:space="preserve">2.0 Was the Omnivorous Generation More Likely to Have Higher Levels of Early Exposure to the Arts?</w:t>
      </w:r>
    </w:p>
    <w:p w:rsidR="00000000" w:rsidDel="00000000" w:rsidP="00000000" w:rsidRDefault="00000000" w:rsidRPr="00000000" w14:paraId="0000009C">
      <w:pPr>
        <w:pageBreakBefore w:val="0"/>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9D">
      <w:pPr>
        <w:pageBreakBefore w:val="0"/>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3"/>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09E">
      <w:pPr>
        <w:pageBreakBefore w:val="0"/>
        <w:rPr/>
      </w:pPr>
      <w:r w:rsidDel="00000000" w:rsidR="00000000" w:rsidRPr="00000000">
        <w:rPr>
          <w:rtl w:val="0"/>
        </w:rPr>
        <w:t xml:space="preserve">Respondents were asked:</w:t>
      </w:r>
    </w:p>
    <w:p w:rsidR="00000000" w:rsidDel="00000000" w:rsidP="00000000" w:rsidRDefault="00000000" w:rsidRPr="00000000" w14:paraId="0000009F">
      <w:pPr>
        <w:pageBreakBefore w:val="0"/>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w:t>
      </w:r>
    </w:p>
    <w:p w:rsidR="00000000" w:rsidDel="00000000" w:rsidP="00000000" w:rsidRDefault="00000000" w:rsidRPr="00000000" w14:paraId="000000A1">
      <w:pPr>
        <w:pageBreakBefore w:val="0"/>
        <w:rPr/>
      </w:pPr>
      <w:r w:rsidDel="00000000" w:rsidR="00000000" w:rsidRPr="00000000">
        <w:rPr>
          <w:rtl w:val="0"/>
        </w:rPr>
        <w:t xml:space="preserve">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A2">
      <w:pPr>
        <w:pageBreakBefore w:val="0"/>
        <w:ind w:firstLine="0"/>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rtl w:val="0"/>
        </w:rPr>
        <w:t xml:space="preserve">[Figure 6  About Here]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6">
      <w:pPr>
        <w:pageBreakBefore w:val="0"/>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Note that only Ballet and Opera demonstrated more equivocal results, and these are precisely the activities in the SPPA that also demonstrate the weakest evidence for generational effects. Overall, cross-cohort differences in early exposure can be observed for every other art activity, always favoring the omnivorous generation over their pre-1930 predecessors.</w:t>
      </w:r>
      <w:r w:rsidDel="00000000" w:rsidR="00000000" w:rsidRPr="00000000">
        <w:rPr>
          <w:vertAlign w:val="superscript"/>
        </w:rPr>
        <w:footnoteReference w:customMarkFollows="0" w:id="15"/>
      </w:r>
      <w:r w:rsidDel="00000000" w:rsidR="00000000" w:rsidRPr="00000000">
        <w:rPr>
          <w:rtl w:val="0"/>
        </w:rPr>
        <w:t xml:space="preserve">In all, these results provide strong corroborating information for the underlying mechanisms suggested by the historical analysis presented above. </w:t>
      </w:r>
    </w:p>
    <w:p w:rsidR="00000000" w:rsidDel="00000000" w:rsidP="00000000" w:rsidRDefault="00000000" w:rsidRPr="00000000" w14:paraId="000000A7">
      <w:pPr>
        <w:pStyle w:val="Heading1"/>
        <w:pageBreakBefore w:val="0"/>
        <w:rPr/>
      </w:pPr>
      <w:bookmarkStart w:colFirst="0" w:colLast="0" w:name="_3g3mhqrupm8x" w:id="43"/>
      <w:bookmarkEnd w:id="43"/>
      <w:r w:rsidDel="00000000" w:rsidR="00000000" w:rsidRPr="00000000">
        <w:rPr>
          <w:rtl w:val="0"/>
        </w:rPr>
      </w:r>
    </w:p>
    <w:p w:rsidR="00000000" w:rsidDel="00000000" w:rsidP="00000000" w:rsidRDefault="00000000" w:rsidRPr="00000000" w14:paraId="000000A8">
      <w:pPr>
        <w:pStyle w:val="Heading1"/>
        <w:pageBreakBefore w:val="0"/>
        <w:rPr/>
      </w:pPr>
      <w:bookmarkStart w:colFirst="0" w:colLast="0" w:name="_k4c3ntfrr0m0" w:id="44"/>
      <w:bookmarkEnd w:id="4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1v1yuxt" w:id="45"/>
      <w:bookmarkEnd w:id="45"/>
      <w:r w:rsidDel="00000000" w:rsidR="00000000" w:rsidRPr="00000000">
        <w:rPr>
          <w:rtl w:val="0"/>
        </w:rPr>
        <w:t xml:space="preserve">References</w:t>
      </w:r>
    </w:p>
    <w:p w:rsidR="00000000" w:rsidDel="00000000" w:rsidP="00000000" w:rsidRDefault="00000000" w:rsidRPr="00000000" w14:paraId="000000AA">
      <w:pPr>
        <w:pStyle w:val="Heading6"/>
        <w:keepNext w:val="0"/>
        <w:keepLines w:val="0"/>
        <w:pageBreakBefore w:val="0"/>
        <w:spacing w:after="0" w:lineRule="auto"/>
        <w:ind w:left="720"/>
        <w:jc w:val="both"/>
        <w:rPr/>
      </w:pPr>
      <w:bookmarkStart w:colFirst="0" w:colLast="0" w:name="_4f1mdlm" w:id="46"/>
      <w:bookmarkEnd w:id="46"/>
      <w:r w:rsidDel="00000000" w:rsidR="00000000" w:rsidRPr="00000000">
        <w:rPr>
          <w:rFonts w:ascii="Garamond" w:cs="Garamond" w:eastAsia="Garamond" w:hAnsi="Garamond"/>
          <w:color w:val="000000"/>
          <w:sz w:val="26"/>
          <w:szCs w:val="26"/>
          <w:rtl w:val="0"/>
        </w:rPr>
        <w:t xml:space="preserve">Abbott, Andrew. 2016. “The Historicality of Individuals.” Pp. 3-15 in </w:t>
      </w:r>
      <w:r w:rsidDel="00000000" w:rsidR="00000000" w:rsidRPr="00000000">
        <w:rPr>
          <w:rFonts w:ascii="Garamond" w:cs="Garamond" w:eastAsia="Garamond" w:hAnsi="Garamond"/>
          <w:i w:val="1"/>
          <w:iCs w:val="1"/>
          <w:color w:val="000000"/>
          <w:sz w:val="26"/>
          <w:szCs w:val="26"/>
          <w:rtl w:val="0"/>
        </w:rPr>
        <w:t xml:space="preserve">Processual Sociology.</w:t>
      </w:r>
      <w:r w:rsidDel="00000000" w:rsidR="00000000" w:rsidRPr="00000000">
        <w:rPr>
          <w:rFonts w:ascii="Garamond" w:cs="Garamond" w:eastAsia="Garamond" w:hAnsi="Garamond"/>
          <w:color w:val="000000"/>
          <w:sz w:val="26"/>
          <w:szCs w:val="26"/>
          <w:rtl w:val="0"/>
        </w:rPr>
        <w:t xml:space="preserve"> University of Chicago Press.</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jc w:val="both"/>
        <w:rPr/>
      </w:pPr>
      <w:bookmarkStart w:colFirst="0" w:colLast="0" w:name="_2u6wntf" w:id="47"/>
      <w:bookmarkEnd w:id="47"/>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101 (4): 797-839.</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jc w:val="both"/>
        <w:rPr/>
      </w:pPr>
      <w:bookmarkStart w:colFirst="0" w:colLast="0" w:name="_19c6y18" w:id="48"/>
      <w:bookmarkEnd w:id="48"/>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w:t>
      </w:r>
      <w:r w:rsidDel="00000000" w:rsidR="00000000" w:rsidRPr="00000000">
        <w:rPr>
          <w:rFonts w:ascii="Garamond" w:cs="Garamond" w:eastAsia="Garamond" w:hAnsi="Garamond"/>
          <w:i w:val="1"/>
          <w:iCs w:val="1"/>
          <w:color w:val="000000"/>
          <w:sz w:val="26"/>
          <w:szCs w:val="26"/>
          <w:rtl w:val="0"/>
        </w:rPr>
        <w:t xml:space="preserve"> Sociology Compass</w:t>
      </w:r>
      <w:r w:rsidDel="00000000" w:rsidR="00000000" w:rsidRPr="00000000">
        <w:rPr>
          <w:rFonts w:ascii="Garamond" w:cs="Garamond" w:eastAsia="Garamond" w:hAnsi="Garamond"/>
          <w:color w:val="000000"/>
          <w:sz w:val="26"/>
          <w:szCs w:val="26"/>
          <w:rtl w:val="0"/>
        </w:rPr>
        <w:t xml:space="preserve"> 2(5): 1416-1430.</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jc w:val="both"/>
        <w:rPr/>
      </w:pPr>
      <w:bookmarkStart w:colFirst="0" w:colLast="0" w:name="_3tbugp1" w:id="49"/>
      <w:bookmarkEnd w:id="49"/>
      <w:r w:rsidDel="00000000" w:rsidR="00000000" w:rsidRPr="00000000">
        <w:rPr>
          <w:rFonts w:ascii="Garamond" w:cs="Garamond" w:eastAsia="Garamond" w:hAnsi="Garamond"/>
          <w:color w:val="000000"/>
          <w:sz w:val="26"/>
          <w:szCs w:val="26"/>
          <w:rtl w:val="0"/>
        </w:rPr>
        <w:t xml:space="preserve">Alexander, Victoria D. and Marilyn Rueschemeyer 2005. </w:t>
      </w:r>
      <w:r w:rsidDel="00000000" w:rsidR="00000000" w:rsidRPr="00000000">
        <w:rPr>
          <w:rFonts w:ascii="Garamond" w:cs="Garamond" w:eastAsia="Garamond" w:hAnsi="Garamond"/>
          <w:i w:val="1"/>
          <w:iCs w:val="1"/>
          <w:color w:val="000000"/>
          <w:sz w:val="26"/>
          <w:szCs w:val="26"/>
          <w:rtl w:val="0"/>
        </w:rPr>
        <w:t xml:space="preserve">Art and the State: The Visual Arts in Comparative Perspective</w:t>
      </w:r>
      <w:r w:rsidDel="00000000" w:rsidR="00000000" w:rsidRPr="00000000">
        <w:rPr>
          <w:rFonts w:ascii="Garamond" w:cs="Garamond" w:eastAsia="Garamond" w:hAnsi="Garamond"/>
          <w:color w:val="000000"/>
          <w:sz w:val="26"/>
          <w:szCs w:val="26"/>
          <w:rtl w:val="0"/>
        </w:rPr>
        <w:t xml:space="preserve">. London: Palgrave Macmillan.</w:t>
      </w:r>
      <w:r w:rsidDel="00000000" w:rsidR="00000000" w:rsidRPr="00000000">
        <w:rPr>
          <w:rtl w:val="0"/>
        </w:rPr>
      </w:r>
    </w:p>
    <w:p w:rsidR="00000000" w:rsidDel="00000000" w:rsidP="00000000" w:rsidRDefault="00000000" w:rsidRPr="00000000" w14:paraId="000000AE">
      <w:pPr>
        <w:pStyle w:val="Heading6"/>
        <w:keepNext w:val="0"/>
        <w:keepLines w:val="0"/>
        <w:pageBreakBefore w:val="0"/>
        <w:spacing w:after="0" w:lineRule="auto"/>
        <w:ind w:left="720"/>
        <w:jc w:val="both"/>
        <w:rPr/>
      </w:pPr>
      <w:bookmarkStart w:colFirst="0" w:colLast="0" w:name="_28h4qwu" w:id="50"/>
      <w:bookmarkEnd w:id="50"/>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82: 871-894.</w:t>
      </w:r>
      <w:r w:rsidDel="00000000" w:rsidR="00000000" w:rsidRPr="00000000">
        <w:rPr>
          <w:rtl w:val="0"/>
        </w:rPr>
      </w:r>
    </w:p>
    <w:p w:rsidR="00000000" w:rsidDel="00000000" w:rsidP="00000000" w:rsidRDefault="00000000" w:rsidRPr="00000000" w14:paraId="000000AF">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Appadurai, Arjun. 1996. </w:t>
      </w:r>
      <w:r w:rsidDel="00000000" w:rsidR="00000000" w:rsidRPr="00000000">
        <w:rPr>
          <w:rFonts w:ascii="Garamond" w:cs="Garamond" w:eastAsia="Garamond" w:hAnsi="Garamond"/>
          <w:i w:val="1"/>
          <w:iCs w:val="1"/>
          <w:color w:val="000000"/>
          <w:sz w:val="26"/>
          <w:szCs w:val="26"/>
          <w:rtl w:val="0"/>
        </w:rPr>
        <w:t xml:space="preserve">Modernity at Large: Cultural Dimensions of Globalization</w:t>
      </w:r>
      <w:r w:rsidDel="00000000" w:rsidR="00000000" w:rsidRPr="00000000">
        <w:rPr>
          <w:rFonts w:ascii="Garamond" w:cs="Garamond" w:eastAsia="Garamond" w:hAnsi="Garamond"/>
          <w:color w:val="000000"/>
          <w:sz w:val="26"/>
          <w:szCs w:val="26"/>
          <w:rtl w:val="0"/>
        </w:rPr>
        <w:t xml:space="preserve">. University of Minnesota Press.</w:t>
      </w:r>
      <w:r w:rsidDel="00000000" w:rsidR="00000000" w:rsidRPr="00000000">
        <w:rPr>
          <w:rtl w:val="0"/>
        </w:rPr>
      </w:r>
    </w:p>
    <w:p w:rsidR="00000000" w:rsidDel="00000000" w:rsidP="00000000" w:rsidRDefault="00000000" w:rsidRPr="00000000" w14:paraId="000000B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w:t>
      </w:r>
      <w:r w:rsidDel="00000000" w:rsidR="00000000" w:rsidRPr="00000000">
        <w:rPr>
          <w:rFonts w:ascii="Garamond" w:cs="Garamond" w:eastAsia="Garamond" w:hAnsi="Garamond"/>
          <w:i w:val="1"/>
          <w:iCs w:val="1"/>
          <w:color w:val="000000"/>
          <w:sz w:val="26"/>
          <w:szCs w:val="26"/>
          <w:rtl w:val="0"/>
        </w:rPr>
        <w:t xml:space="preserve">ernacular Modernism: Heimat, Globalization, and the Built Environment</w:t>
      </w:r>
      <w:r w:rsidDel="00000000" w:rsidR="00000000" w:rsidRPr="00000000">
        <w:rPr>
          <w:rFonts w:ascii="Garamond" w:cs="Garamond" w:eastAsia="Garamond" w:hAnsi="Garamond"/>
          <w:color w:val="000000"/>
          <w:sz w:val="26"/>
          <w:szCs w:val="26"/>
          <w:rtl w:val="0"/>
        </w:rPr>
        <w:t xml:space="preserve">, Umbach, Maiken and Bernd Hüppauf (eds.). Stanford: Stanford UP. </w:t>
      </w:r>
      <w:r w:rsidDel="00000000" w:rsidR="00000000" w:rsidRPr="00000000">
        <w:rPr>
          <w:rtl w:val="0"/>
        </w:rPr>
      </w:r>
    </w:p>
    <w:p w:rsidR="00000000" w:rsidDel="00000000" w:rsidP="00000000" w:rsidRDefault="00000000" w:rsidRPr="00000000" w14:paraId="000000B1">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66: 404-426.</w:t>
      </w:r>
    </w:p>
    <w:p w:rsidR="00000000" w:rsidDel="00000000" w:rsidP="00000000" w:rsidRDefault="00000000" w:rsidRPr="00000000" w14:paraId="000000B2">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Bell, Andrew, And Kelvyn Jones. 2014. “Another Futile Quest? A Simulation Study Of Yang And Land's Hierarchical Age-period-cohort Model.” </w:t>
      </w:r>
      <w:r w:rsidDel="00000000" w:rsidR="00000000" w:rsidRPr="00000000">
        <w:rPr>
          <w:rFonts w:ascii="Garamond" w:cs="Garamond" w:eastAsia="Garamond" w:hAnsi="Garamond"/>
          <w:i w:val="1"/>
          <w:iCs w:val="1"/>
          <w:color w:val="000000"/>
          <w:sz w:val="26"/>
          <w:szCs w:val="26"/>
          <w:rtl w:val="0"/>
        </w:rPr>
        <w:t xml:space="preserve">Demographic Research </w:t>
      </w:r>
      <w:r w:rsidDel="00000000" w:rsidR="00000000" w:rsidRPr="00000000">
        <w:rPr>
          <w:rFonts w:ascii="Garamond" w:cs="Garamond" w:eastAsia="Garamond" w:hAnsi="Garamond"/>
          <w:color w:val="000000"/>
          <w:sz w:val="26"/>
          <w:szCs w:val="26"/>
          <w:rtl w:val="0"/>
        </w:rPr>
        <w:t xml:space="preserve">30: 333-360.</w:t>
      </w:r>
    </w:p>
    <w:p w:rsidR="00000000" w:rsidDel="00000000" w:rsidP="00000000" w:rsidRDefault="00000000" w:rsidRPr="00000000" w14:paraId="000000B3">
      <w:pPr>
        <w:pStyle w:val="Heading6"/>
        <w:keepNext w:val="0"/>
        <w:keepLines w:val="0"/>
        <w:pageBreakBefore w:val="0"/>
        <w:spacing w:after="0" w:lineRule="auto"/>
        <w:ind w:left="720"/>
        <w:jc w:val="both"/>
        <w:rPr/>
      </w:pPr>
      <w:bookmarkStart w:colFirst="0" w:colLast="0" w:name="_nmf14n" w:id="51"/>
      <w:bookmarkEnd w:id="51"/>
      <w:r w:rsidDel="00000000" w:rsidR="00000000" w:rsidRPr="00000000">
        <w:rPr>
          <w:rFonts w:ascii="Garamond" w:cs="Garamond" w:eastAsia="Garamond" w:hAnsi="Garamond"/>
          <w:color w:val="000000"/>
          <w:sz w:val="26"/>
          <w:szCs w:val="26"/>
          <w:rtl w:val="0"/>
        </w:rPr>
        <w:t xml:space="preserve">Biddle, George. 1939. </w:t>
      </w:r>
      <w:r w:rsidDel="00000000" w:rsidR="00000000" w:rsidRPr="00000000">
        <w:rPr>
          <w:rFonts w:ascii="Garamond" w:cs="Garamond" w:eastAsia="Garamond" w:hAnsi="Garamond"/>
          <w:i w:val="1"/>
          <w:iCs w:val="1"/>
          <w:color w:val="000000"/>
          <w:sz w:val="26"/>
          <w:szCs w:val="26"/>
          <w:rtl w:val="0"/>
        </w:rPr>
        <w:t xml:space="preserve">An American Artist’s Story</w:t>
      </w:r>
      <w:r w:rsidDel="00000000" w:rsidR="00000000" w:rsidRPr="00000000">
        <w:rPr>
          <w:rFonts w:ascii="Garamond" w:cs="Garamond" w:eastAsia="Garamond" w:hAnsi="Garamond"/>
          <w:color w:val="000000"/>
          <w:sz w:val="26"/>
          <w:szCs w:val="26"/>
          <w:rtl w:val="0"/>
        </w:rPr>
        <w:t xml:space="preserve">. Boston: Little, Brown &amp; Co. </w:t>
      </w:r>
      <w:r w:rsidDel="00000000" w:rsidR="00000000" w:rsidRPr="00000000">
        <w:rPr>
          <w:rtl w:val="0"/>
        </w:rPr>
      </w:r>
    </w:p>
    <w:p w:rsidR="00000000" w:rsidDel="00000000" w:rsidP="00000000" w:rsidRDefault="00000000" w:rsidRPr="00000000" w14:paraId="000000B4">
      <w:pPr>
        <w:pageBreakBefore w:val="0"/>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B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1987. </w:t>
      </w:r>
      <w:r w:rsidDel="00000000" w:rsidR="00000000" w:rsidRPr="00000000">
        <w:rPr>
          <w:rFonts w:ascii="Garamond" w:cs="Garamond" w:eastAsia="Garamond" w:hAnsi="Garamond"/>
          <w:i w:val="1"/>
          <w:iCs w:val="1"/>
          <w:color w:val="000000"/>
          <w:sz w:val="26"/>
          <w:szCs w:val="26"/>
          <w:rtl w:val="0"/>
        </w:rPr>
        <w:t xml:space="preserve">Distinction: A Social Critique of the Judgement of Taste</w:t>
      </w:r>
      <w:r w:rsidDel="00000000" w:rsidR="00000000" w:rsidRPr="00000000">
        <w:rPr>
          <w:rFonts w:ascii="Garamond" w:cs="Garamond" w:eastAsia="Garamond" w:hAnsi="Garamond"/>
          <w:color w:val="000000"/>
          <w:sz w:val="26"/>
          <w:szCs w:val="26"/>
          <w:rtl w:val="0"/>
        </w:rPr>
        <w:t xml:space="preserve">. Cambridge: Harvard UP.</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1993. </w:t>
      </w:r>
      <w:r w:rsidDel="00000000" w:rsidR="00000000" w:rsidRPr="00000000">
        <w:rPr>
          <w:rFonts w:ascii="Garamond" w:cs="Garamond" w:eastAsia="Garamond" w:hAnsi="Garamond"/>
          <w:i w:val="1"/>
          <w:iCs w:val="1"/>
          <w:color w:val="000000"/>
          <w:sz w:val="26"/>
          <w:szCs w:val="26"/>
          <w:rtl w:val="0"/>
        </w:rPr>
        <w:t xml:space="preserve">The Field of Cultural Production</w:t>
      </w:r>
      <w:r w:rsidDel="00000000" w:rsidR="00000000" w:rsidRPr="00000000">
        <w:rPr>
          <w:rFonts w:ascii="Garamond" w:cs="Garamond" w:eastAsia="Garamond" w:hAnsi="Garamond"/>
          <w:color w:val="000000"/>
          <w:sz w:val="26"/>
          <w:szCs w:val="26"/>
          <w:rtl w:val="0"/>
        </w:rPr>
        <w:t xml:space="preserve">. New York: Columbia University Press. </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1996. </w:t>
      </w:r>
      <w:r w:rsidDel="00000000" w:rsidR="00000000" w:rsidRPr="00000000">
        <w:rPr>
          <w:rFonts w:ascii="Garamond" w:cs="Garamond" w:eastAsia="Garamond" w:hAnsi="Garamond"/>
          <w:i w:val="1"/>
          <w:iCs w:val="1"/>
          <w:color w:val="000000"/>
          <w:sz w:val="26"/>
          <w:szCs w:val="26"/>
          <w:rtl w:val="0"/>
        </w:rPr>
        <w:t xml:space="preserve">The Rules of Art: Genesis and Structure of the Literary Field</w:t>
      </w:r>
      <w:r w:rsidDel="00000000" w:rsidR="00000000" w:rsidRPr="00000000">
        <w:rPr>
          <w:rFonts w:ascii="Garamond" w:cs="Garamond" w:eastAsia="Garamond" w:hAnsi="Garamond"/>
          <w:color w:val="000000"/>
          <w:sz w:val="26"/>
          <w:szCs w:val="26"/>
          <w:rtl w:val="0"/>
        </w:rPr>
        <w:t xml:space="preserve">. Cambridge, UK: Polity Press.</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jc w:val="both"/>
        <w:rPr/>
      </w:pPr>
      <w:bookmarkStart w:colFirst="0" w:colLast="0" w:name="_37m2jsg" w:id="52"/>
      <w:bookmarkEnd w:id="52"/>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t>
      </w:r>
      <w:r w:rsidDel="00000000" w:rsidR="00000000" w:rsidRPr="00000000">
        <w:rPr>
          <w:rFonts w:ascii="Garamond" w:cs="Garamond" w:eastAsia="Garamond" w:hAnsi="Garamond"/>
          <w:i w:val="1"/>
          <w:iCs w:val="1"/>
          <w:color w:val="000000"/>
          <w:sz w:val="26"/>
          <w:szCs w:val="26"/>
          <w:rtl w:val="0"/>
        </w:rPr>
        <w:t xml:space="preserve">Who’s To Pay for the Arts? An International Search for Models of Support</w:t>
      </w:r>
      <w:r w:rsidDel="00000000" w:rsidR="00000000" w:rsidRPr="00000000">
        <w:rPr>
          <w:rFonts w:ascii="Garamond" w:cs="Garamond" w:eastAsia="Garamond" w:hAnsi="Garamond"/>
          <w:color w:val="000000"/>
          <w:sz w:val="26"/>
          <w:szCs w:val="26"/>
          <w:rtl w:val="0"/>
        </w:rPr>
        <w:t xml:space="preserve">. New York: ACA Books.</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jc w:val="both"/>
        <w:rPr/>
      </w:pPr>
      <w:bookmarkStart w:colFirst="0" w:colLast="0" w:name="_1mrcu09" w:id="53"/>
      <w:bookmarkEnd w:id="53"/>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w:t>
      </w:r>
      <w:r w:rsidDel="00000000" w:rsidR="00000000" w:rsidRPr="00000000">
        <w:rPr>
          <w:rFonts w:ascii="Garamond" w:cs="Garamond" w:eastAsia="Garamond" w:hAnsi="Garamond"/>
          <w:i w:val="1"/>
          <w:iCs w:val="1"/>
          <w:color w:val="000000"/>
          <w:sz w:val="26"/>
          <w:szCs w:val="26"/>
          <w:rtl w:val="0"/>
        </w:rPr>
        <w:t xml:space="preserve">Annual Review of Sociology</w:t>
      </w:r>
      <w:r w:rsidDel="00000000" w:rsidR="00000000" w:rsidRPr="00000000">
        <w:rPr>
          <w:rFonts w:ascii="Garamond" w:cs="Garamond" w:eastAsia="Garamond" w:hAnsi="Garamond"/>
          <w:color w:val="000000"/>
          <w:sz w:val="26"/>
          <w:szCs w:val="26"/>
          <w:rtl w:val="0"/>
        </w:rPr>
        <w:t xml:space="preserve"> 25: 441-466.</w:t>
      </w:r>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Rule="auto"/>
        <w:ind w:left="720"/>
        <w:jc w:val="both"/>
        <w:rPr/>
      </w:pPr>
      <w:bookmarkStart w:colFirst="0" w:colLast="0" w:name="_46r0co2" w:id="54"/>
      <w:bookmarkEnd w:id="54"/>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America’s Cultural Life</w:t>
      </w:r>
      <w:r w:rsidDel="00000000" w:rsidR="00000000" w:rsidRPr="00000000">
        <w:rPr>
          <w:rFonts w:ascii="Garamond" w:cs="Garamond" w:eastAsia="Garamond" w:hAnsi="Garamond"/>
          <w:color w:val="000000"/>
          <w:sz w:val="26"/>
          <w:szCs w:val="26"/>
          <w:rtl w:val="0"/>
        </w:rPr>
        <w:t xml:space="preserve">, edited by S. J. Tepper and B. Ivey. New York: Routledge.</w:t>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Rule="auto"/>
        <w:ind w:left="720"/>
        <w:jc w:val="both"/>
        <w:rPr/>
      </w:pPr>
      <w:bookmarkStart w:colFirst="0" w:colLast="0" w:name="_2lwamvv" w:id="55"/>
      <w:bookmarkEnd w:id="55"/>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jc w:val="both"/>
        <w:rPr/>
      </w:pPr>
      <w:bookmarkStart w:colFirst="0" w:colLast="0" w:name="_111kx3o" w:id="56"/>
      <w:bookmarkEnd w:id="56"/>
      <w:r w:rsidDel="00000000" w:rsidR="00000000" w:rsidRPr="00000000">
        <w:rPr>
          <w:rFonts w:ascii="Garamond" w:cs="Garamond" w:eastAsia="Garamond" w:hAnsi="Garamond"/>
          <w:color w:val="000000"/>
          <w:sz w:val="26"/>
          <w:szCs w:val="26"/>
          <w:rtl w:val="0"/>
        </w:rPr>
        <w:t xml:space="preserve">Crane, Diana. 1989. </w:t>
      </w:r>
      <w:r w:rsidDel="00000000" w:rsidR="00000000" w:rsidRPr="00000000">
        <w:rPr>
          <w:rFonts w:ascii="Garamond" w:cs="Garamond" w:eastAsia="Garamond" w:hAnsi="Garamond"/>
          <w:i w:val="1"/>
          <w:iCs w:val="1"/>
          <w:color w:val="000000"/>
          <w:sz w:val="26"/>
          <w:szCs w:val="26"/>
          <w:rtl w:val="0"/>
        </w:rPr>
        <w:t xml:space="preserve">The Transformation of the Avant-Garde: The New York Art World, 1940-1985</w:t>
      </w:r>
      <w:r w:rsidDel="00000000" w:rsidR="00000000" w:rsidRPr="00000000">
        <w:rPr>
          <w:rFonts w:ascii="Garamond" w:cs="Garamond" w:eastAsia="Garamond" w:hAnsi="Garamond"/>
          <w:color w:val="000000"/>
          <w:sz w:val="26"/>
          <w:szCs w:val="26"/>
          <w:rtl w:val="0"/>
        </w:rPr>
        <w:t xml:space="preserve">. Chicago: University of Chicago Press.</w:t>
      </w:r>
      <w:r w:rsidDel="00000000" w:rsidR="00000000" w:rsidRPr="00000000">
        <w:rPr>
          <w:rtl w:val="0"/>
        </w:rPr>
      </w:r>
    </w:p>
    <w:p w:rsidR="00000000" w:rsidDel="00000000" w:rsidP="00000000" w:rsidRDefault="00000000" w:rsidRPr="00000000" w14:paraId="000000BD">
      <w:pPr>
        <w:pStyle w:val="Heading6"/>
        <w:keepNext w:val="0"/>
        <w:keepLines w:val="0"/>
        <w:pageBreakBefore w:val="0"/>
        <w:spacing w:after="0" w:lineRule="auto"/>
        <w:ind w:left="720"/>
        <w:jc w:val="both"/>
        <w:rPr/>
      </w:pPr>
      <w:bookmarkStart w:colFirst="0" w:colLast="0" w:name="_3l18frh" w:id="57"/>
      <w:bookmarkEnd w:id="57"/>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42: 82-97.</w:t>
      </w:r>
      <w:r w:rsidDel="00000000" w:rsidR="00000000" w:rsidRPr="00000000">
        <w:rPr>
          <w:rtl w:val="0"/>
        </w:rPr>
      </w:r>
    </w:p>
    <w:p w:rsidR="00000000" w:rsidDel="00000000" w:rsidP="00000000" w:rsidRDefault="00000000" w:rsidRPr="00000000" w14:paraId="000000BE">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BF">
      <w:pPr>
        <w:pStyle w:val="Heading6"/>
        <w:keepNext w:val="0"/>
        <w:keepLines w:val="0"/>
        <w:pageBreakBefore w:val="0"/>
        <w:spacing w:after="0" w:lineRule="auto"/>
        <w:ind w:left="720"/>
        <w:jc w:val="both"/>
        <w:rPr/>
      </w:pPr>
      <w:bookmarkStart w:colFirst="0" w:colLast="0" w:name="_206ipza" w:id="58"/>
      <w:bookmarkEnd w:id="58"/>
      <w:r w:rsidDel="00000000" w:rsidR="00000000" w:rsidRPr="00000000">
        <w:rPr>
          <w:rFonts w:ascii="Garamond" w:cs="Garamond" w:eastAsia="Garamond" w:hAnsi="Garamond"/>
          <w:color w:val="000000"/>
          <w:sz w:val="26"/>
          <w:szCs w:val="26"/>
          <w:rtl w:val="0"/>
        </w:rPr>
        <w:t xml:space="preserve">DiMaggio, Paul. 1987. “Classification in Art.”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52: 440-55. </w:t>
      </w:r>
      <w:r w:rsidDel="00000000" w:rsidR="00000000" w:rsidRPr="00000000">
        <w:rPr>
          <w:rtl w:val="0"/>
        </w:rPr>
      </w:r>
    </w:p>
    <w:p w:rsidR="00000000" w:rsidDel="00000000" w:rsidP="00000000" w:rsidRDefault="00000000" w:rsidRPr="00000000" w14:paraId="000000C0">
      <w:pPr>
        <w:pStyle w:val="Heading6"/>
        <w:keepNext w:val="0"/>
        <w:keepLines w:val="0"/>
        <w:pageBreakBefore w:val="0"/>
        <w:spacing w:after="0" w:lineRule="auto"/>
        <w:ind w:left="720"/>
        <w:jc w:val="both"/>
        <w:rPr/>
      </w:pPr>
      <w:bookmarkStart w:colFirst="0" w:colLast="0" w:name="_4k668n3" w:id="59"/>
      <w:bookmarkEnd w:id="59"/>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w:t>
      </w:r>
      <w:r w:rsidDel="00000000" w:rsidR="00000000" w:rsidRPr="00000000">
        <w:rPr>
          <w:rFonts w:ascii="Garamond" w:cs="Garamond" w:eastAsia="Garamond" w:hAnsi="Garamond"/>
          <w:i w:val="1"/>
          <w:iCs w:val="1"/>
          <w:color w:val="000000"/>
          <w:sz w:val="26"/>
          <w:szCs w:val="26"/>
          <w:rtl w:val="0"/>
        </w:rPr>
        <w:t xml:space="preserve">The New Institutionalism in Organizational Analysis</w:t>
      </w:r>
      <w:r w:rsidDel="00000000" w:rsidR="00000000" w:rsidRPr="00000000">
        <w:rPr>
          <w:rFonts w:ascii="Garamond" w:cs="Garamond" w:eastAsia="Garamond" w:hAnsi="Garamond"/>
          <w:color w:val="000000"/>
          <w:sz w:val="26"/>
          <w:szCs w:val="26"/>
          <w:rtl w:val="0"/>
        </w:rPr>
        <w:t xml:space="preserve">. Chicago, IL: University of Chicago Press.</w:t>
      </w:r>
      <w:r w:rsidDel="00000000" w:rsidR="00000000" w:rsidRPr="00000000">
        <w:rPr>
          <w:rtl w:val="0"/>
        </w:rPr>
      </w:r>
    </w:p>
    <w:p w:rsidR="00000000" w:rsidDel="00000000" w:rsidP="00000000" w:rsidRDefault="00000000" w:rsidRPr="00000000" w14:paraId="000000C1">
      <w:pPr>
        <w:pageBreakBefore w:val="0"/>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C2">
      <w:pPr>
        <w:pageBreakBefore w:val="0"/>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C3">
      <w:pPr>
        <w:pStyle w:val="Heading6"/>
        <w:keepNext w:val="0"/>
        <w:keepLines w:val="0"/>
        <w:pageBreakBefore w:val="0"/>
        <w:spacing w:after="0" w:lineRule="auto"/>
        <w:ind w:left="720"/>
        <w:jc w:val="both"/>
        <w:rPr/>
      </w:pPr>
      <w:bookmarkStart w:colFirst="0" w:colLast="0" w:name="_2zbgiuw" w:id="60"/>
      <w:bookmarkEnd w:id="60"/>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C4">
      <w:pPr>
        <w:pageBreakBefore w:val="0"/>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C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104: 597-641.</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jc w:val="both"/>
        <w:rPr/>
      </w:pPr>
      <w:bookmarkStart w:colFirst="0" w:colLast="0" w:name="_1egqt2p" w:id="61"/>
      <w:bookmarkEnd w:id="61"/>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jc w:val="both"/>
        <w:rPr/>
      </w:pPr>
      <w:bookmarkStart w:colFirst="0" w:colLast="0" w:name="_3ygebqi" w:id="62"/>
      <w:bookmarkEnd w:id="62"/>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C9">
      <w:pPr>
        <w:pStyle w:val="Heading6"/>
        <w:keepNext w:val="0"/>
        <w:keepLines w:val="0"/>
        <w:pageBreakBefore w:val="0"/>
        <w:spacing w:after="0" w:lineRule="auto"/>
        <w:ind w:left="720"/>
        <w:jc w:val="both"/>
        <w:rPr/>
      </w:pPr>
      <w:bookmarkStart w:colFirst="0" w:colLast="0" w:name="_2dlolyb" w:id="63"/>
      <w:bookmarkEnd w:id="63"/>
      <w:r w:rsidDel="00000000" w:rsidR="00000000" w:rsidRPr="00000000">
        <w:rPr>
          <w:rFonts w:ascii="Garamond" w:cs="Garamond" w:eastAsia="Garamond" w:hAnsi="Garamond"/>
          <w:color w:val="000000"/>
          <w:sz w:val="26"/>
          <w:szCs w:val="26"/>
          <w:rtl w:val="0"/>
        </w:rPr>
        <w:t xml:space="preserve">Gans, Herbert J. 1999. </w:t>
      </w:r>
      <w:r w:rsidDel="00000000" w:rsidR="00000000" w:rsidRPr="00000000">
        <w:rPr>
          <w:rFonts w:ascii="Garamond" w:cs="Garamond" w:eastAsia="Garamond" w:hAnsi="Garamond"/>
          <w:i w:val="1"/>
          <w:iCs w:val="1"/>
          <w:color w:val="000000"/>
          <w:sz w:val="26"/>
          <w:szCs w:val="26"/>
          <w:rtl w:val="0"/>
        </w:rPr>
        <w:t xml:space="preserve">Popular Culture and High Culture: An Analysis and Evaluation of Taste.</w:t>
      </w:r>
      <w:r w:rsidDel="00000000" w:rsidR="00000000" w:rsidRPr="00000000">
        <w:rPr>
          <w:rFonts w:ascii="Garamond" w:cs="Garamond" w:eastAsia="Garamond" w:hAnsi="Garamond"/>
          <w:color w:val="000000"/>
          <w:sz w:val="26"/>
          <w:szCs w:val="26"/>
          <w:rtl w:val="0"/>
        </w:rPr>
        <w:t xml:space="preserve"> New York: Basic Books.</w:t>
      </w:r>
      <w:r w:rsidDel="00000000" w:rsidR="00000000" w:rsidRPr="00000000">
        <w:rPr>
          <w:rtl w:val="0"/>
        </w:rPr>
      </w:r>
    </w:p>
    <w:p w:rsidR="00000000" w:rsidDel="00000000" w:rsidP="00000000" w:rsidRDefault="00000000" w:rsidRPr="00000000" w14:paraId="000000CA">
      <w:pPr>
        <w:pStyle w:val="Heading6"/>
        <w:keepNext w:val="0"/>
        <w:keepLines w:val="0"/>
        <w:pageBreakBefore w:val="0"/>
        <w:spacing w:after="0" w:lineRule="auto"/>
        <w:ind w:left="720"/>
        <w:jc w:val="both"/>
        <w:rPr/>
      </w:pPr>
      <w:bookmarkStart w:colFirst="0" w:colLast="0" w:name="_sqyw64" w:id="64"/>
      <w:bookmarkEnd w:id="64"/>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CC">
      <w:pPr>
        <w:pStyle w:val="Heading6"/>
        <w:keepNext w:val="0"/>
        <w:keepLines w:val="0"/>
        <w:pageBreakBefore w:val="0"/>
        <w:spacing w:after="0" w:lineRule="auto"/>
        <w:ind w:left="720"/>
        <w:jc w:val="both"/>
        <w:rPr/>
      </w:pPr>
      <w:bookmarkStart w:colFirst="0" w:colLast="0" w:name="_3cqmetx" w:id="65"/>
      <w:bookmarkEnd w:id="65"/>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CD">
      <w:pPr>
        <w:pageBreakBefore w:val="0"/>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CE">
      <w:pPr>
        <w:pStyle w:val="Heading6"/>
        <w:keepNext w:val="0"/>
        <w:keepLines w:val="0"/>
        <w:pageBreakBefore w:val="0"/>
        <w:spacing w:after="0" w:lineRule="auto"/>
        <w:ind w:left="720"/>
        <w:jc w:val="both"/>
        <w:rPr/>
      </w:pPr>
      <w:bookmarkStart w:colFirst="0" w:colLast="0" w:name="_1rvwp1q" w:id="66"/>
      <w:bookmarkEnd w:id="66"/>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jc w:val="both"/>
        <w:rPr/>
      </w:pPr>
      <w:bookmarkStart w:colFirst="0" w:colLast="0" w:name="_4bvk7pj" w:id="67"/>
      <w:bookmarkEnd w:id="67"/>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jc w:val="both"/>
        <w:rPr/>
      </w:pPr>
      <w:bookmarkStart w:colFirst="0" w:colLast="0" w:name="_2r0uhxc" w:id="68"/>
      <w:bookmarkEnd w:id="68"/>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D2">
      <w:pPr>
        <w:pStyle w:val="Heading6"/>
        <w:keepNext w:val="0"/>
        <w:keepLines w:val="0"/>
        <w:pageBreakBefore w:val="0"/>
        <w:spacing w:after="0" w:lineRule="auto"/>
        <w:ind w:left="720"/>
        <w:jc w:val="both"/>
        <w:rPr/>
      </w:pPr>
      <w:bookmarkStart w:colFirst="0" w:colLast="0" w:name="_1664s55" w:id="69"/>
      <w:bookmarkEnd w:id="69"/>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jc w:val="both"/>
        <w:rPr/>
      </w:pPr>
      <w:bookmarkStart w:colFirst="0" w:colLast="0" w:name="_3q5sasy" w:id="70"/>
      <w:bookmarkEnd w:id="70"/>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jc w:val="both"/>
        <w:rPr/>
      </w:pPr>
      <w:bookmarkStart w:colFirst="0" w:colLast="0" w:name="_25b2l0r" w:id="71"/>
      <w:bookmarkEnd w:id="71"/>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D5">
      <w:pPr>
        <w:pStyle w:val="Heading6"/>
        <w:keepNext w:val="0"/>
        <w:keepLines w:val="0"/>
        <w:pageBreakBefore w:val="0"/>
        <w:spacing w:after="0" w:lineRule="auto"/>
        <w:ind w:left="720"/>
        <w:jc w:val="both"/>
        <w:rPr>
          <w:rFonts w:ascii="Garamond" w:cs="Garamond" w:eastAsia="Garamond" w:hAnsi="Garamond"/>
        </w:rPr>
      </w:pPr>
      <w:bookmarkStart w:colFirst="0" w:colLast="0" w:name="_kgcv8k" w:id="72"/>
      <w:bookmarkEnd w:id="72"/>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D6">
      <w:pPr>
        <w:pageBreakBefore w:val="0"/>
        <w:ind w:left="720" w:hanging="720"/>
        <w:rPr/>
      </w:pPr>
      <w:r w:rsidDel="00000000" w:rsidR="00000000" w:rsidRPr="00000000">
        <w:rPr>
          <w:color w:val="333333"/>
          <w:highlight w:val="white"/>
          <w:rtl w:val="0"/>
        </w:rPr>
        <w:t xml:space="preserve">Lamont, Michele, 1992. </w:t>
      </w:r>
      <w:r w:rsidDel="00000000" w:rsidR="00000000" w:rsidRPr="00000000">
        <w:rPr>
          <w:i w:val="1"/>
          <w:iCs w:val="1"/>
          <w:color w:val="333333"/>
          <w:highlight w:val="white"/>
          <w:rtl w:val="0"/>
        </w:rPr>
        <w:t xml:space="preserve">Money, Morals, and Manners: The Culture of the French and the American Upper-Middle Class.</w:t>
      </w:r>
      <w:r w:rsidDel="00000000" w:rsidR="00000000" w:rsidRPr="00000000">
        <w:rPr>
          <w:color w:val="333333"/>
          <w:highlight w:val="white"/>
          <w:rtl w:val="0"/>
        </w:rPr>
        <w:t xml:space="preserve"> Chicago: University of Chicago Press.</w:t>
      </w:r>
      <w:r w:rsidDel="00000000" w:rsidR="00000000" w:rsidRPr="00000000">
        <w:rPr>
          <w:rtl w:val="0"/>
        </w:rPr>
      </w:r>
    </w:p>
    <w:p w:rsidR="00000000" w:rsidDel="00000000" w:rsidP="00000000" w:rsidRDefault="00000000" w:rsidRPr="00000000" w14:paraId="000000D7">
      <w:pPr>
        <w:pStyle w:val="Heading6"/>
        <w:keepNext w:val="0"/>
        <w:keepLines w:val="0"/>
        <w:pageBreakBefore w:val="0"/>
        <w:spacing w:after="0" w:lineRule="auto"/>
        <w:ind w:left="720"/>
        <w:jc w:val="both"/>
        <w:rPr/>
      </w:pPr>
      <w:bookmarkStart w:colFirst="0" w:colLast="0" w:name="_34g0dwd" w:id="73"/>
      <w:bookmarkEnd w:id="73"/>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w:t>
      </w:r>
      <w:r w:rsidDel="00000000" w:rsidR="00000000" w:rsidRPr="00000000">
        <w:rPr>
          <w:rFonts w:ascii="Garamond" w:cs="Garamond" w:eastAsia="Garamond" w:hAnsi="Garamond"/>
          <w:i w:val="1"/>
          <w:iCs w:val="1"/>
          <w:color w:val="000000"/>
          <w:sz w:val="26"/>
          <w:szCs w:val="26"/>
          <w:rtl w:val="0"/>
        </w:rPr>
        <w:t xml:space="preserve">The Metropolitan Museum of Art Bulletin</w:t>
      </w:r>
      <w:r w:rsidDel="00000000" w:rsidR="00000000" w:rsidRPr="00000000">
        <w:rPr>
          <w:rFonts w:ascii="Garamond" w:cs="Garamond" w:eastAsia="Garamond" w:hAnsi="Garamond"/>
          <w:color w:val="000000"/>
          <w:sz w:val="26"/>
          <w:szCs w:val="26"/>
          <w:rtl w:val="0"/>
        </w:rPr>
        <w:t xml:space="preserve">, LXXII(1). New York: The Metropolitan Museum of Art.</w:t>
      </w:r>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jc w:val="both"/>
        <w:rPr/>
      </w:pPr>
      <w:bookmarkStart w:colFirst="0" w:colLast="0" w:name="_1jlao46" w:id="74"/>
      <w:bookmarkEnd w:id="74"/>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jc w:val="both"/>
        <w:rPr/>
      </w:pPr>
      <w:bookmarkStart w:colFirst="0" w:colLast="0" w:name="_43ky6rz" w:id="75"/>
      <w:bookmarkEnd w:id="75"/>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jc w:val="both"/>
        <w:rPr/>
      </w:pPr>
      <w:bookmarkStart w:colFirst="0" w:colLast="0" w:name="_2iq8gzs" w:id="76"/>
      <w:bookmarkEnd w:id="76"/>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D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jc w:val="both"/>
        <w:rPr/>
      </w:pPr>
      <w:bookmarkStart w:colFirst="0" w:colLast="0" w:name="_xvir7l" w:id="77"/>
      <w:bookmarkEnd w:id="77"/>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2xiewyw2q75" w:id="78"/>
      <w:bookmarkEnd w:id="78"/>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w:t>
      </w:r>
    </w:p>
    <w:p w:rsidR="00000000" w:rsidDel="00000000" w:rsidP="00000000" w:rsidRDefault="00000000" w:rsidRPr="00000000" w14:paraId="000000DF">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3hv69ve" w:id="79"/>
      <w:bookmarkEnd w:id="79"/>
      <w:r w:rsidDel="00000000" w:rsidR="00000000" w:rsidRPr="00000000">
        <w:rPr>
          <w:rFonts w:ascii="Garamond" w:cs="Garamond" w:eastAsia="Garamond" w:hAnsi="Garamond"/>
          <w:color w:val="333333"/>
          <w:sz w:val="26"/>
          <w:szCs w:val="26"/>
          <w:highlight w:val="white"/>
          <w:rtl w:val="0"/>
        </w:rPr>
        <w:t xml:space="preserve">Lynes, Russell, 1954. </w:t>
      </w:r>
      <w:r w:rsidDel="00000000" w:rsidR="00000000" w:rsidRPr="00000000">
        <w:rPr>
          <w:rFonts w:ascii="Garamond" w:cs="Garamond" w:eastAsia="Garamond" w:hAnsi="Garamond"/>
          <w:i w:val="1"/>
          <w:iCs w:val="1"/>
          <w:color w:val="333333"/>
          <w:sz w:val="26"/>
          <w:szCs w:val="26"/>
          <w:highlight w:val="white"/>
          <w:rtl w:val="0"/>
        </w:rPr>
        <w:t xml:space="preserve">The Tastemakers</w:t>
      </w:r>
      <w:r w:rsidDel="00000000" w:rsidR="00000000" w:rsidRPr="00000000">
        <w:rPr>
          <w:rFonts w:ascii="Garamond" w:cs="Garamond" w:eastAsia="Garamond" w:hAnsi="Garamond"/>
          <w:color w:val="333333"/>
          <w:sz w:val="26"/>
          <w:szCs w:val="26"/>
          <w:highlight w:val="white"/>
          <w:rtl w:val="0"/>
        </w:rPr>
        <w:t xml:space="preserve">. New York: Harper.</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Umbach, Maiken and Bernd Hüppauf, (eds). 2005. </w:t>
      </w:r>
      <w:r w:rsidDel="00000000" w:rsidR="00000000" w:rsidRPr="00000000">
        <w:rPr>
          <w:rFonts w:ascii="Garamond" w:cs="Garamond" w:eastAsia="Garamond" w:hAnsi="Garamond"/>
          <w:i w:val="1"/>
          <w:iCs w:val="1"/>
          <w:color w:val="000000"/>
          <w:sz w:val="26"/>
          <w:szCs w:val="26"/>
          <w:rtl w:val="0"/>
        </w:rPr>
        <w:t xml:space="preserve">Vernacular Modernism: Heimat, Globalization, and the Built Environment.</w:t>
      </w:r>
      <w:r w:rsidDel="00000000" w:rsidR="00000000" w:rsidRPr="00000000">
        <w:rPr>
          <w:rFonts w:ascii="Garamond" w:cs="Garamond" w:eastAsia="Garamond" w:hAnsi="Garamond"/>
          <w:color w:val="000000"/>
          <w:sz w:val="26"/>
          <w:szCs w:val="26"/>
          <w:rtl w:val="0"/>
        </w:rPr>
        <w:t xml:space="preserve"> Stanford, CA: Stanford University Press.</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jc w:val="both"/>
        <w:rPr/>
      </w:pPr>
      <w:bookmarkStart w:colFirst="0" w:colLast="0" w:name="_1x0gk37" w:id="80"/>
      <w:bookmarkEnd w:id="80"/>
      <w:r w:rsidDel="00000000" w:rsidR="00000000" w:rsidRPr="00000000">
        <w:rPr>
          <w:rFonts w:ascii="Garamond" w:cs="Garamond" w:eastAsia="Garamond" w:hAnsi="Garamond"/>
          <w:color w:val="000000"/>
          <w:sz w:val="26"/>
          <w:szCs w:val="26"/>
          <w:rtl w:val="0"/>
        </w:rPr>
        <w:t xml:space="preserve">Mannheim, Karl. 1952. “The Problems of Generations.” Pp. 276-322 in </w:t>
      </w:r>
      <w:r w:rsidDel="00000000" w:rsidR="00000000" w:rsidRPr="00000000">
        <w:rPr>
          <w:rFonts w:ascii="Garamond" w:cs="Garamond" w:eastAsia="Garamond" w:hAnsi="Garamond"/>
          <w:i w:val="1"/>
          <w:iCs w:val="1"/>
          <w:color w:val="000000"/>
          <w:sz w:val="26"/>
          <w:szCs w:val="26"/>
          <w:rtl w:val="0"/>
        </w:rPr>
        <w:t xml:space="preserve">Essays in the Sociology of Knowledge</w:t>
      </w:r>
      <w:r w:rsidDel="00000000" w:rsidR="00000000" w:rsidRPr="00000000">
        <w:rPr>
          <w:rFonts w:ascii="Garamond" w:cs="Garamond" w:eastAsia="Garamond" w:hAnsi="Garamond"/>
          <w:color w:val="000000"/>
          <w:sz w:val="26"/>
          <w:szCs w:val="26"/>
          <w:rtl w:val="0"/>
        </w:rPr>
        <w:t xml:space="preserve">. London, England: Routledge and Kegan Paul.</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jc w:val="both"/>
        <w:rPr/>
      </w:pPr>
      <w:bookmarkStart w:colFirst="0" w:colLast="0" w:name="_4h042r0" w:id="81"/>
      <w:bookmarkEnd w:id="81"/>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jc w:val="both"/>
        <w:rPr/>
      </w:pPr>
      <w:bookmarkStart w:colFirst="0" w:colLast="0" w:name="_2w5ecyt" w:id="82"/>
      <w:bookmarkEnd w:id="82"/>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jc w:val="both"/>
        <w:rPr/>
      </w:pPr>
      <w:bookmarkStart w:colFirst="0" w:colLast="0" w:name="_1baon6m" w:id="83"/>
      <w:bookmarkEnd w:id="83"/>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jc w:val="both"/>
        <w:rPr/>
      </w:pPr>
      <w:bookmarkStart w:colFirst="0" w:colLast="0" w:name="_3vac5uf" w:id="84"/>
      <w:bookmarkEnd w:id="84"/>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jc w:val="both"/>
        <w:rPr/>
      </w:pPr>
      <w:bookmarkStart w:colFirst="0" w:colLast="0" w:name="_2afmg28" w:id="85"/>
      <w:bookmarkEnd w:id="85"/>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pkwqa1" w:id="86"/>
      <w:bookmarkEnd w:id="86"/>
      <w:r w:rsidDel="00000000" w:rsidR="00000000" w:rsidRPr="00000000">
        <w:rPr>
          <w:rFonts w:ascii="Garamond" w:cs="Garamond" w:eastAsia="Garamond" w:hAnsi="Garamond"/>
          <w:color w:val="000000"/>
          <w:sz w:val="26"/>
          <w:szCs w:val="26"/>
          <w:rtl w:val="0"/>
        </w:rPr>
        <w:t xml:space="preserve">N.A. 1963. “Background Information on Museum of Primitive Art,” Spring 1963, Official Business,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jc w:val="both"/>
        <w:rPr/>
      </w:pPr>
      <w:bookmarkStart w:colFirst="0" w:colLast="0" w:name="_39kk8xu" w:id="87"/>
      <w:bookmarkEnd w:id="87"/>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3">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ind w:left="720"/>
        <w:jc w:val="both"/>
        <w:rPr/>
      </w:pPr>
      <w:bookmarkStart w:colFirst="0" w:colLast="0" w:name="_1opuj5n" w:id="88"/>
      <w:bookmarkEnd w:id="88"/>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4">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E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O’Connor, Francis. 1969. </w:t>
      </w:r>
      <w:r w:rsidDel="00000000" w:rsidR="00000000" w:rsidRPr="00000000">
        <w:rPr>
          <w:rFonts w:ascii="Garamond" w:cs="Garamond" w:eastAsia="Garamond" w:hAnsi="Garamond"/>
          <w:i w:val="1"/>
          <w:iCs w:val="1"/>
          <w:color w:val="000000"/>
          <w:sz w:val="26"/>
          <w:szCs w:val="26"/>
          <w:rtl w:val="0"/>
        </w:rPr>
        <w:t xml:space="preserve">Federal Support for the Visual Arts: The New Deal and the Now</w:t>
      </w:r>
      <w:r w:rsidDel="00000000" w:rsidR="00000000" w:rsidRPr="00000000">
        <w:rPr>
          <w:rFonts w:ascii="Garamond" w:cs="Garamond" w:eastAsia="Garamond" w:hAnsi="Garamond"/>
          <w:color w:val="000000"/>
          <w:sz w:val="26"/>
          <w:szCs w:val="26"/>
          <w:rtl w:val="0"/>
        </w:rPr>
        <w:t xml:space="preserve">. Greenwich, CT: New York Graphic Society.</w:t>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ind w:left="720"/>
        <w:jc w:val="both"/>
        <w:rPr/>
      </w:pPr>
      <w:bookmarkStart w:colFirst="0" w:colLast="0" w:name="_48pi1tg" w:id="89"/>
      <w:bookmarkEnd w:id="89"/>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w:t>
      </w:r>
      <w:r w:rsidDel="00000000" w:rsidR="00000000" w:rsidRPr="00000000">
        <w:rPr>
          <w:rFonts w:ascii="Garamond" w:cs="Garamond" w:eastAsia="Garamond" w:hAnsi="Garamond"/>
          <w:color w:val="000000"/>
          <w:sz w:val="26"/>
          <w:szCs w:val="26"/>
          <w:rtl w:val="0"/>
        </w:rPr>
        <w:t xml:space="preserve">47: 106-121.</w:t>
      </w:r>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Rule="auto"/>
        <w:ind w:left="720"/>
        <w:jc w:val="both"/>
        <w:rPr/>
      </w:pPr>
      <w:bookmarkStart w:colFirst="0" w:colLast="0" w:name="_2nusc19" w:id="90"/>
      <w:bookmarkEnd w:id="90"/>
      <w:r w:rsidDel="00000000" w:rsidR="00000000" w:rsidRPr="00000000">
        <w:rPr>
          <w:rFonts w:ascii="Garamond" w:cs="Garamond" w:eastAsia="Garamond" w:hAnsi="Garamond"/>
          <w:color w:val="000000"/>
          <w:sz w:val="26"/>
          <w:szCs w:val="26"/>
          <w:rtl w:val="0"/>
        </w:rPr>
        <w:t xml:space="preserve">Park, Marlene and Gerald E. Markowitz. 1984. </w:t>
      </w:r>
      <w:r w:rsidDel="00000000" w:rsidR="00000000" w:rsidRPr="00000000">
        <w:rPr>
          <w:rFonts w:ascii="Garamond" w:cs="Garamond" w:eastAsia="Garamond" w:hAnsi="Garamond"/>
          <w:i w:val="1"/>
          <w:iCs w:val="1"/>
          <w:color w:val="000000"/>
          <w:sz w:val="26"/>
          <w:szCs w:val="26"/>
          <w:rtl w:val="0"/>
        </w:rPr>
        <w:t xml:space="preserve">Democratic Vistas: Post Offices and Public Art in the New Deal</w:t>
      </w:r>
      <w:r w:rsidDel="00000000" w:rsidR="00000000" w:rsidRPr="00000000">
        <w:rPr>
          <w:rFonts w:ascii="Garamond" w:cs="Garamond" w:eastAsia="Garamond" w:hAnsi="Garamond"/>
          <w:color w:val="000000"/>
          <w:sz w:val="26"/>
          <w:szCs w:val="26"/>
          <w:rtl w:val="0"/>
        </w:rPr>
        <w:t xml:space="preserve">. Philadelphia: Temple University Press.</w:t>
      </w:r>
      <w:r w:rsidDel="00000000" w:rsidR="00000000" w:rsidRPr="00000000">
        <w:rPr>
          <w:rtl w:val="0"/>
        </w:rPr>
      </w:r>
    </w:p>
    <w:p w:rsidR="00000000" w:rsidDel="00000000" w:rsidP="00000000" w:rsidRDefault="00000000" w:rsidRPr="00000000" w14:paraId="000000EE">
      <w:pPr>
        <w:pStyle w:val="Heading6"/>
        <w:keepNext w:val="0"/>
        <w:keepLines w:val="0"/>
        <w:pageBreakBefore w:val="0"/>
        <w:spacing w:after="0" w:lineRule="auto"/>
        <w:ind w:left="720"/>
        <w:jc w:val="both"/>
        <w:rPr/>
      </w:pPr>
      <w:bookmarkStart w:colFirst="0" w:colLast="0" w:name="_1302m92" w:id="91"/>
      <w:bookmarkEnd w:id="91"/>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EF">
      <w:pPr>
        <w:pStyle w:val="Heading6"/>
        <w:keepNext w:val="0"/>
        <w:keepLines w:val="0"/>
        <w:pageBreakBefore w:val="0"/>
        <w:spacing w:after="0" w:lineRule="auto"/>
        <w:ind w:left="720"/>
        <w:jc w:val="both"/>
        <w:rPr/>
      </w:pPr>
      <w:bookmarkStart w:colFirst="0" w:colLast="0" w:name="_3mzq4wv" w:id="92"/>
      <w:bookmarkEnd w:id="92"/>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w:t>
      </w:r>
      <w:r w:rsidDel="00000000" w:rsidR="00000000" w:rsidRPr="00000000">
        <w:rPr>
          <w:rFonts w:ascii="Garamond" w:cs="Garamond" w:eastAsia="Garamond" w:hAnsi="Garamond"/>
          <w:i w:val="1"/>
          <w:iCs w:val="1"/>
          <w:color w:val="000000"/>
          <w:sz w:val="26"/>
          <w:szCs w:val="26"/>
          <w:rtl w:val="0"/>
        </w:rPr>
        <w:t xml:space="preserve">Cultivating Differences: Symbolic Boundaries and the Making of Inequality</w:t>
      </w:r>
      <w:r w:rsidDel="00000000" w:rsidR="00000000" w:rsidRPr="00000000">
        <w:rPr>
          <w:rFonts w:ascii="Garamond" w:cs="Garamond" w:eastAsia="Garamond" w:hAnsi="Garamond"/>
          <w:color w:val="000000"/>
          <w:sz w:val="26"/>
          <w:szCs w:val="26"/>
          <w:rtl w:val="0"/>
        </w:rPr>
        <w:t xml:space="preserve">, edited by M. Lamont and M. Fournier. Chicago, IL: University of Chicago Press.</w:t>
      </w:r>
      <w:r w:rsidDel="00000000" w:rsidR="00000000" w:rsidRPr="00000000">
        <w:rPr>
          <w:rtl w:val="0"/>
        </w:rPr>
      </w:r>
    </w:p>
    <w:p w:rsidR="00000000" w:rsidDel="00000000" w:rsidP="00000000" w:rsidRDefault="00000000" w:rsidRPr="00000000" w14:paraId="000000F0">
      <w:pPr>
        <w:pStyle w:val="Heading6"/>
        <w:keepNext w:val="0"/>
        <w:keepLines w:val="0"/>
        <w:pageBreakBefore w:val="0"/>
        <w:spacing w:after="0" w:lineRule="auto"/>
        <w:ind w:left="720"/>
        <w:jc w:val="both"/>
        <w:rPr/>
      </w:pPr>
      <w:bookmarkStart w:colFirst="0" w:colLast="0" w:name="_2250f4o" w:id="93"/>
      <w:bookmarkEnd w:id="93"/>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F1">
      <w:pPr>
        <w:pStyle w:val="Heading6"/>
        <w:keepNext w:val="0"/>
        <w:keepLines w:val="0"/>
        <w:pageBreakBefore w:val="0"/>
        <w:spacing w:after="0" w:lineRule="auto"/>
        <w:ind w:left="720"/>
        <w:jc w:val="both"/>
        <w:rPr/>
      </w:pPr>
      <w:bookmarkStart w:colFirst="0" w:colLast="0" w:name="_allhfpubpa3b" w:id="94"/>
      <w:bookmarkEnd w:id="94"/>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Americans’ Cultural Life</w:t>
      </w:r>
      <w:r w:rsidDel="00000000" w:rsidR="00000000" w:rsidRPr="00000000">
        <w:rPr>
          <w:rFonts w:ascii="Garamond" w:cs="Garamond" w:eastAsia="Garamond" w:hAnsi="Garamond"/>
          <w:color w:val="000000"/>
          <w:sz w:val="26"/>
          <w:szCs w:val="26"/>
          <w:rtl w:val="0"/>
        </w:rPr>
        <w:t xml:space="preserve">. New York: Routledge. </w:t>
      </w:r>
      <w:r w:rsidDel="00000000" w:rsidR="00000000" w:rsidRPr="00000000">
        <w:rPr>
          <w:rtl w:val="0"/>
        </w:rPr>
      </w:r>
    </w:p>
    <w:p w:rsidR="00000000" w:rsidDel="00000000" w:rsidP="00000000" w:rsidRDefault="00000000" w:rsidRPr="00000000" w14:paraId="000000F2">
      <w:pPr>
        <w:pStyle w:val="Heading6"/>
        <w:keepNext w:val="0"/>
        <w:keepLines w:val="0"/>
        <w:pageBreakBefore w:val="0"/>
        <w:spacing w:after="0" w:lineRule="auto"/>
        <w:ind w:left="720"/>
        <w:jc w:val="both"/>
        <w:rPr/>
      </w:pPr>
      <w:bookmarkStart w:colFirst="0" w:colLast="0" w:name="_haapch" w:id="95"/>
      <w:bookmarkEnd w:id="95"/>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F3">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8kn2tjfdnim7" w:id="96"/>
      <w:bookmarkEnd w:id="96"/>
      <w:r w:rsidDel="00000000" w:rsidR="00000000" w:rsidRPr="00000000">
        <w:rPr>
          <w:rFonts w:ascii="Garamond" w:cs="Garamond" w:eastAsia="Garamond" w:hAnsi="Garamond"/>
          <w:color w:val="000000"/>
          <w:sz w:val="26"/>
          <w:szCs w:val="26"/>
          <w:rtl w:val="0"/>
        </w:rPr>
        <w:t xml:space="preserve">Reither, Eric N., Kenneth C. Land, Sun Y. Jeon, Daniel A. Powers, Ryan K. Masters, Hui Zheng, Melissa A. Hardy et al. 2015. “Clarifying hierarchical age–period–cohort models: A rejoinder to Bell and Jones.” </w:t>
      </w:r>
      <w:r w:rsidDel="00000000" w:rsidR="00000000" w:rsidRPr="00000000">
        <w:rPr>
          <w:rFonts w:ascii="Garamond" w:cs="Garamond" w:eastAsia="Garamond" w:hAnsi="Garamond"/>
          <w:i w:val="1"/>
          <w:iCs w:val="1"/>
          <w:color w:val="000000"/>
          <w:sz w:val="26"/>
          <w:szCs w:val="26"/>
          <w:rtl w:val="0"/>
        </w:rPr>
        <w:t xml:space="preserve">Social Science &amp; Medicine</w:t>
      </w:r>
      <w:r w:rsidDel="00000000" w:rsidR="00000000" w:rsidRPr="00000000">
        <w:rPr>
          <w:rFonts w:ascii="Garamond" w:cs="Garamond" w:eastAsia="Garamond" w:hAnsi="Garamond"/>
          <w:color w:val="000000"/>
          <w:sz w:val="26"/>
          <w:szCs w:val="26"/>
          <w:rtl w:val="0"/>
        </w:rPr>
        <w:t xml:space="preserve"> 145: 125-128.</w:t>
      </w:r>
    </w:p>
    <w:p w:rsidR="00000000" w:rsidDel="00000000" w:rsidP="00000000" w:rsidRDefault="00000000" w:rsidRPr="00000000" w14:paraId="000000F4">
      <w:pPr>
        <w:pStyle w:val="Heading6"/>
        <w:keepNext w:val="0"/>
        <w:keepLines w:val="0"/>
        <w:pageBreakBefore w:val="0"/>
        <w:spacing w:after="0" w:lineRule="auto"/>
        <w:ind w:left="720"/>
        <w:jc w:val="both"/>
        <w:rPr/>
      </w:pPr>
      <w:bookmarkStart w:colFirst="0" w:colLast="0" w:name="_49095geofffh" w:id="97"/>
      <w:bookmarkEnd w:id="97"/>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w:t>
      </w:r>
      <w:r w:rsidDel="00000000" w:rsidR="00000000" w:rsidRPr="00000000">
        <w:rPr>
          <w:rFonts w:ascii="Garamond" w:cs="Garamond" w:eastAsia="Garamond" w:hAnsi="Garamond"/>
          <w:i w:val="1"/>
          <w:iCs w:val="1"/>
          <w:color w:val="000000"/>
          <w:sz w:val="26"/>
          <w:szCs w:val="26"/>
          <w:rtl w:val="0"/>
        </w:rPr>
        <w:t xml:space="preserve">Routledge International Handbook of the Sociology of Art and Culture</w:t>
      </w:r>
      <w:r w:rsidDel="00000000" w:rsidR="00000000" w:rsidRPr="00000000">
        <w:rPr>
          <w:rFonts w:ascii="Garamond" w:cs="Garamond" w:eastAsia="Garamond" w:hAnsi="Garamond"/>
          <w:color w:val="000000"/>
          <w:sz w:val="26"/>
          <w:szCs w:val="26"/>
          <w:rtl w:val="0"/>
        </w:rPr>
        <w:t xml:space="preserve">. London: Routledge. </w:t>
      </w:r>
      <w:r w:rsidDel="00000000" w:rsidR="00000000" w:rsidRPr="00000000">
        <w:rPr>
          <w:rtl w:val="0"/>
        </w:rPr>
      </w:r>
    </w:p>
    <w:p w:rsidR="00000000" w:rsidDel="00000000" w:rsidP="00000000" w:rsidRDefault="00000000" w:rsidRPr="00000000" w14:paraId="000000F5">
      <w:pPr>
        <w:pStyle w:val="Heading6"/>
        <w:keepNext w:val="0"/>
        <w:keepLines w:val="0"/>
        <w:pageBreakBefore w:val="0"/>
        <w:spacing w:after="0" w:lineRule="auto"/>
        <w:ind w:left="720"/>
        <w:jc w:val="both"/>
        <w:rPr/>
      </w:pPr>
      <w:bookmarkStart w:colFirst="0" w:colLast="0" w:name="_40ew0vw" w:id="98"/>
      <w:bookmarkEnd w:id="98"/>
      <w:r w:rsidDel="00000000" w:rsidR="00000000" w:rsidRPr="00000000">
        <w:rPr>
          <w:rFonts w:ascii="Garamond" w:cs="Garamond" w:eastAsia="Garamond" w:hAnsi="Garamond"/>
          <w:color w:val="000000"/>
          <w:sz w:val="26"/>
          <w:szCs w:val="26"/>
          <w:rtl w:val="0"/>
        </w:rPr>
        <w:t xml:space="preserve">Rossman, Gabriel. 2012 </w:t>
      </w:r>
      <w:r w:rsidDel="00000000" w:rsidR="00000000" w:rsidRPr="00000000">
        <w:rPr>
          <w:rFonts w:ascii="Garamond" w:cs="Garamond" w:eastAsia="Garamond" w:hAnsi="Garamond"/>
          <w:i w:val="1"/>
          <w:iCs w:val="1"/>
          <w:color w:val="000000"/>
          <w:sz w:val="26"/>
          <w:szCs w:val="26"/>
          <w:rtl w:val="0"/>
        </w:rPr>
        <w:t xml:space="preserve">Climbing The Charts: What Radio Airplay Tells Us About The Diffusion of Innovation</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F6">
      <w:pPr>
        <w:pStyle w:val="Heading6"/>
        <w:keepNext w:val="0"/>
        <w:keepLines w:val="0"/>
        <w:pageBreakBefore w:val="0"/>
        <w:spacing w:after="0" w:lineRule="auto"/>
        <w:ind w:left="720"/>
        <w:jc w:val="both"/>
        <w:rPr/>
      </w:pPr>
      <w:bookmarkStart w:colFirst="0" w:colLast="0" w:name="_2fk6b3p" w:id="99"/>
      <w:bookmarkEnd w:id="99"/>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F7">
      <w:pPr>
        <w:pStyle w:val="Heading6"/>
        <w:keepNext w:val="0"/>
        <w:keepLines w:val="0"/>
        <w:pageBreakBefore w:val="0"/>
        <w:spacing w:after="0" w:lineRule="auto"/>
        <w:ind w:left="720"/>
        <w:jc w:val="both"/>
        <w:rPr/>
      </w:pPr>
      <w:bookmarkStart w:colFirst="0" w:colLast="0" w:name="_upglbi" w:id="100"/>
      <w:bookmarkEnd w:id="100"/>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F8">
      <w:pPr>
        <w:pStyle w:val="Heading6"/>
        <w:keepNext w:val="0"/>
        <w:keepLines w:val="0"/>
        <w:pageBreakBefore w:val="0"/>
        <w:spacing w:after="0" w:lineRule="auto"/>
        <w:ind w:left="720"/>
        <w:jc w:val="both"/>
        <w:rPr/>
      </w:pPr>
      <w:bookmarkStart w:colFirst="0" w:colLast="0" w:name="_3ep43zb" w:id="101"/>
      <w:bookmarkEnd w:id="101"/>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F9">
      <w:pPr>
        <w:pStyle w:val="Heading6"/>
        <w:keepNext w:val="0"/>
        <w:keepLines w:val="0"/>
        <w:pageBreakBefore w:val="0"/>
        <w:spacing w:after="0" w:lineRule="auto"/>
        <w:ind w:left="720"/>
        <w:jc w:val="both"/>
        <w:rPr/>
      </w:pPr>
      <w:bookmarkStart w:colFirst="0" w:colLast="0" w:name="_1tuee74" w:id="102"/>
      <w:bookmarkEnd w:id="102"/>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FA">
      <w:pPr>
        <w:pStyle w:val="Heading6"/>
        <w:keepNext w:val="0"/>
        <w:keepLines w:val="0"/>
        <w:pageBreakBefore w:val="0"/>
        <w:spacing w:after="0" w:lineRule="auto"/>
        <w:ind w:left="720"/>
        <w:jc w:val="both"/>
        <w:rPr/>
      </w:pPr>
      <w:bookmarkStart w:colFirst="0" w:colLast="0" w:name="_4du1wux" w:id="103"/>
      <w:bookmarkEnd w:id="103"/>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105: 913-956.</w:t>
      </w:r>
      <w:r w:rsidDel="00000000" w:rsidR="00000000" w:rsidRPr="00000000">
        <w:rPr>
          <w:rtl w:val="0"/>
        </w:rPr>
      </w:r>
    </w:p>
    <w:p w:rsidR="00000000" w:rsidDel="00000000" w:rsidP="00000000" w:rsidRDefault="00000000" w:rsidRPr="00000000" w14:paraId="000000FB">
      <w:pPr>
        <w:pStyle w:val="Heading6"/>
        <w:keepNext w:val="0"/>
        <w:keepLines w:val="0"/>
        <w:pageBreakBefore w:val="0"/>
        <w:spacing w:after="0" w:lineRule="auto"/>
        <w:ind w:left="720"/>
        <w:jc w:val="both"/>
        <w:rPr/>
      </w:pPr>
      <w:bookmarkStart w:colFirst="0" w:colLast="0" w:name="_2szc72q" w:id="104"/>
      <w:bookmarkEnd w:id="104"/>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24: 195-227.</w:t>
      </w:r>
      <w:r w:rsidDel="00000000" w:rsidR="00000000" w:rsidRPr="00000000">
        <w:rPr>
          <w:rtl w:val="0"/>
        </w:rPr>
      </w:r>
    </w:p>
    <w:p w:rsidR="00000000" w:rsidDel="00000000" w:rsidP="00000000" w:rsidRDefault="00000000" w:rsidRPr="00000000" w14:paraId="000000FC">
      <w:pPr>
        <w:pStyle w:val="Heading6"/>
        <w:keepNext w:val="0"/>
        <w:keepLines w:val="0"/>
        <w:pageBreakBefore w:val="0"/>
        <w:spacing w:after="0" w:lineRule="auto"/>
        <w:ind w:left="720"/>
        <w:jc w:val="both"/>
        <w:rPr/>
      </w:pPr>
      <w:bookmarkStart w:colFirst="0" w:colLast="0" w:name="_184mhaj" w:id="105"/>
      <w:bookmarkEnd w:id="105"/>
      <w:r w:rsidDel="00000000" w:rsidR="00000000" w:rsidRPr="00000000">
        <w:rPr>
          <w:rFonts w:ascii="Garamond" w:cs="Garamond" w:eastAsia="Garamond" w:hAnsi="Garamond"/>
          <w:color w:val="000000"/>
          <w:sz w:val="26"/>
          <w:szCs w:val="26"/>
          <w:rtl w:val="0"/>
        </w:rPr>
        <w:t xml:space="preserve">Shils, Edward, 1958. “Mass society and its culture.” </w:t>
      </w:r>
      <w:r w:rsidDel="00000000" w:rsidR="00000000" w:rsidRPr="00000000">
        <w:rPr>
          <w:rFonts w:ascii="Garamond" w:cs="Garamond" w:eastAsia="Garamond" w:hAnsi="Garamond"/>
          <w:i w:val="1"/>
          <w:iCs w:val="1"/>
          <w:color w:val="000000"/>
          <w:sz w:val="26"/>
          <w:szCs w:val="26"/>
          <w:rtl w:val="0"/>
        </w:rPr>
        <w:t xml:space="preserve">Daedalus: Journal of the American Academy of Arts and Sciences</w:t>
      </w:r>
      <w:r w:rsidDel="00000000" w:rsidR="00000000" w:rsidRPr="00000000">
        <w:rPr>
          <w:rFonts w:ascii="Garamond" w:cs="Garamond" w:eastAsia="Garamond" w:hAnsi="Garamond"/>
          <w:color w:val="000000"/>
          <w:sz w:val="26"/>
          <w:szCs w:val="26"/>
          <w:rtl w:val="0"/>
        </w:rPr>
        <w:t xml:space="preserve"> 89, 2.</w:t>
      </w:r>
      <w:r w:rsidDel="00000000" w:rsidR="00000000" w:rsidRPr="00000000">
        <w:rPr>
          <w:rtl w:val="0"/>
        </w:rPr>
      </w:r>
    </w:p>
    <w:p w:rsidR="00000000" w:rsidDel="00000000" w:rsidP="00000000" w:rsidRDefault="00000000" w:rsidRPr="00000000" w14:paraId="000000FD">
      <w:pPr>
        <w:pStyle w:val="Heading6"/>
        <w:keepNext w:val="0"/>
        <w:keepLines w:val="0"/>
        <w:pageBreakBefore w:val="0"/>
        <w:spacing w:after="0" w:lineRule="auto"/>
        <w:ind w:left="720"/>
        <w:jc w:val="both"/>
        <w:rPr/>
      </w:pPr>
      <w:bookmarkStart w:colFirst="0" w:colLast="0" w:name="_3s49zyc" w:id="106"/>
      <w:bookmarkEnd w:id="106"/>
      <w:r w:rsidDel="00000000" w:rsidR="00000000" w:rsidRPr="00000000">
        <w:rPr>
          <w:rFonts w:ascii="Garamond" w:cs="Garamond" w:eastAsia="Garamond" w:hAnsi="Garamond"/>
          <w:color w:val="000000"/>
          <w:sz w:val="26"/>
          <w:szCs w:val="26"/>
          <w:rtl w:val="0"/>
        </w:rPr>
        <w:t xml:space="preserve">Spillman, Lyn. 2014. “Mixed Methods and the Logic of Qualitative Inference.” </w:t>
      </w:r>
      <w:r w:rsidDel="00000000" w:rsidR="00000000" w:rsidRPr="00000000">
        <w:rPr>
          <w:rFonts w:ascii="Garamond" w:cs="Garamond" w:eastAsia="Garamond" w:hAnsi="Garamond"/>
          <w:i w:val="1"/>
          <w:iCs w:val="1"/>
          <w:color w:val="000000"/>
          <w:sz w:val="26"/>
          <w:szCs w:val="26"/>
          <w:rtl w:val="0"/>
        </w:rPr>
        <w:t xml:space="preserve">Qualitative Sociology</w:t>
      </w:r>
      <w:r w:rsidDel="00000000" w:rsidR="00000000" w:rsidRPr="00000000">
        <w:rPr>
          <w:rFonts w:ascii="Garamond" w:cs="Garamond" w:eastAsia="Garamond" w:hAnsi="Garamond"/>
          <w:color w:val="000000"/>
          <w:sz w:val="26"/>
          <w:szCs w:val="26"/>
          <w:rtl w:val="0"/>
        </w:rPr>
        <w:t xml:space="preserve"> 37(2): 189-205.</w:t>
      </w:r>
      <w:r w:rsidDel="00000000" w:rsidR="00000000" w:rsidRPr="00000000">
        <w:rPr>
          <w:rtl w:val="0"/>
        </w:rPr>
      </w:r>
    </w:p>
    <w:p w:rsidR="00000000" w:rsidDel="00000000" w:rsidP="00000000" w:rsidRDefault="00000000" w:rsidRPr="00000000" w14:paraId="000000FE">
      <w:pPr>
        <w:pStyle w:val="Heading6"/>
        <w:keepNext w:val="0"/>
        <w:keepLines w:val="0"/>
        <w:pageBreakBefore w:val="0"/>
        <w:spacing w:after="0" w:lineRule="auto"/>
        <w:ind w:left="720"/>
        <w:jc w:val="both"/>
        <w:rPr/>
      </w:pPr>
      <w:bookmarkStart w:colFirst="0" w:colLast="0" w:name="_279ka65" w:id="107"/>
      <w:bookmarkEnd w:id="107"/>
      <w:r w:rsidDel="00000000" w:rsidR="00000000" w:rsidRPr="00000000">
        <w:rPr>
          <w:rFonts w:ascii="Garamond" w:cs="Garamond" w:eastAsia="Garamond" w:hAnsi="Garamond"/>
          <w:color w:val="000000"/>
          <w:sz w:val="26"/>
          <w:szCs w:val="26"/>
          <w:rtl w:val="0"/>
        </w:rPr>
        <w:t xml:space="preserve">van Eijck, Koen. 2001. “Social Differentiation in Musical Taste Patterns.”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79(3): 1163-1185.</w:t>
      </w:r>
      <w:r w:rsidDel="00000000" w:rsidR="00000000" w:rsidRPr="00000000">
        <w:rPr>
          <w:rtl w:val="0"/>
        </w:rPr>
      </w:r>
    </w:p>
    <w:p w:rsidR="00000000" w:rsidDel="00000000" w:rsidP="00000000" w:rsidRDefault="00000000" w:rsidRPr="00000000" w14:paraId="000000FF">
      <w:pPr>
        <w:pStyle w:val="Heading6"/>
        <w:keepNext w:val="0"/>
        <w:keepLines w:val="0"/>
        <w:pageBreakBefore w:val="0"/>
        <w:spacing w:after="0" w:lineRule="auto"/>
        <w:ind w:left="720"/>
        <w:jc w:val="both"/>
        <w:rPr/>
      </w:pPr>
      <w:bookmarkStart w:colFirst="0" w:colLast="0" w:name="_meukdy" w:id="108"/>
      <w:bookmarkEnd w:id="108"/>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w:t>
      </w:r>
      <w:r w:rsidDel="00000000" w:rsidR="00000000" w:rsidRPr="00000000">
        <w:rPr>
          <w:rFonts w:ascii="Garamond" w:cs="Garamond" w:eastAsia="Garamond" w:hAnsi="Garamond"/>
          <w:i w:val="1"/>
          <w:iCs w:val="1"/>
          <w:color w:val="000000"/>
          <w:sz w:val="26"/>
          <w:szCs w:val="26"/>
          <w:rtl w:val="0"/>
        </w:rPr>
        <w:t xml:space="preserve">International Review of The Aesthetics and Sociology of Music</w:t>
      </w:r>
      <w:r w:rsidDel="00000000" w:rsidR="00000000" w:rsidRPr="00000000">
        <w:rPr>
          <w:rFonts w:ascii="Garamond" w:cs="Garamond" w:eastAsia="Garamond" w:hAnsi="Garamond"/>
          <w:color w:val="000000"/>
          <w:sz w:val="26"/>
          <w:szCs w:val="26"/>
          <w:rtl w:val="0"/>
        </w:rPr>
        <w:t xml:space="preserve"> 8: 5-22.</w:t>
      </w:r>
      <w:r w:rsidDel="00000000" w:rsidR="00000000" w:rsidRPr="00000000">
        <w:rPr>
          <w:rtl w:val="0"/>
        </w:rPr>
      </w:r>
    </w:p>
    <w:p w:rsidR="00000000" w:rsidDel="00000000" w:rsidP="00000000" w:rsidRDefault="00000000" w:rsidRPr="00000000" w14:paraId="00000100">
      <w:pPr>
        <w:pStyle w:val="Heading6"/>
        <w:keepNext w:val="0"/>
        <w:keepLines w:val="0"/>
        <w:pageBreakBefore w:val="0"/>
        <w:spacing w:after="0" w:lineRule="auto"/>
        <w:ind w:left="720"/>
        <w:jc w:val="both"/>
        <w:rPr/>
      </w:pPr>
      <w:bookmarkStart w:colFirst="0" w:colLast="0" w:name="_36ei31r" w:id="109"/>
      <w:bookmarkEnd w:id="109"/>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w:t>
      </w:r>
      <w:r w:rsidDel="00000000" w:rsidR="00000000" w:rsidRPr="00000000">
        <w:rPr>
          <w:rFonts w:ascii="Garamond" w:cs="Garamond" w:eastAsia="Garamond" w:hAnsi="Garamond"/>
          <w:i w:val="1"/>
          <w:iCs w:val="1"/>
          <w:color w:val="000000"/>
          <w:sz w:val="26"/>
          <w:szCs w:val="26"/>
          <w:rtl w:val="0"/>
        </w:rPr>
        <w:t xml:space="preserve">Comparative Sociology</w:t>
      </w:r>
      <w:r w:rsidDel="00000000" w:rsidR="00000000" w:rsidRPr="00000000">
        <w:rPr>
          <w:rFonts w:ascii="Garamond" w:cs="Garamond" w:eastAsia="Garamond" w:hAnsi="Garamond"/>
          <w:color w:val="000000"/>
          <w:sz w:val="26"/>
          <w:szCs w:val="26"/>
          <w:rtl w:val="0"/>
        </w:rPr>
        <w:t xml:space="preserve"> 12(3): 330–60.</w:t>
      </w:r>
      <w:r w:rsidDel="00000000" w:rsidR="00000000" w:rsidRPr="00000000">
        <w:rPr>
          <w:rtl w:val="0"/>
        </w:rPr>
      </w:r>
    </w:p>
    <w:p w:rsidR="00000000" w:rsidDel="00000000" w:rsidP="00000000" w:rsidRDefault="00000000" w:rsidRPr="00000000" w14:paraId="00000101">
      <w:pPr>
        <w:pStyle w:val="Heading6"/>
        <w:keepNext w:val="0"/>
        <w:keepLines w:val="0"/>
        <w:pageBreakBefore w:val="0"/>
        <w:spacing w:after="0" w:lineRule="auto"/>
        <w:ind w:left="720"/>
        <w:jc w:val="both"/>
        <w:rPr/>
      </w:pPr>
      <w:bookmarkStart w:colFirst="0" w:colLast="0" w:name="_1ljsd9k" w:id="110"/>
      <w:bookmarkEnd w:id="110"/>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w:t>
      </w:r>
      <w:r w:rsidDel="00000000" w:rsidR="00000000" w:rsidRPr="00000000">
        <w:rPr>
          <w:rFonts w:ascii="Garamond" w:cs="Garamond" w:eastAsia="Garamond" w:hAnsi="Garamond"/>
          <w:i w:val="1"/>
          <w:iCs w:val="1"/>
          <w:color w:val="000000"/>
          <w:sz w:val="26"/>
          <w:szCs w:val="26"/>
          <w:rtl w:val="0"/>
        </w:rPr>
        <w:t xml:space="preserve"> Journal for Cultural Research </w:t>
      </w:r>
      <w:r w:rsidDel="00000000" w:rsidR="00000000" w:rsidRPr="00000000">
        <w:rPr>
          <w:rFonts w:ascii="Garamond" w:cs="Garamond" w:eastAsia="Garamond" w:hAnsi="Garamond"/>
          <w:color w:val="000000"/>
          <w:sz w:val="26"/>
          <w:szCs w:val="26"/>
          <w:rtl w:val="0"/>
        </w:rPr>
        <w:t xml:space="preserve">15: 355-371.</w:t>
      </w:r>
      <w:r w:rsidDel="00000000" w:rsidR="00000000" w:rsidRPr="00000000">
        <w:rPr>
          <w:rtl w:val="0"/>
        </w:rPr>
      </w:r>
    </w:p>
    <w:p w:rsidR="00000000" w:rsidDel="00000000" w:rsidP="00000000" w:rsidRDefault="00000000" w:rsidRPr="00000000" w14:paraId="00000102">
      <w:pPr>
        <w:pStyle w:val="Heading6"/>
        <w:keepNext w:val="0"/>
        <w:keepLines w:val="0"/>
        <w:pageBreakBefore w:val="0"/>
        <w:spacing w:after="0" w:lineRule="auto"/>
        <w:ind w:left="720"/>
        <w:jc w:val="both"/>
        <w:rPr/>
      </w:pPr>
      <w:bookmarkStart w:colFirst="0" w:colLast="0" w:name="_45jfvxd" w:id="111"/>
      <w:bookmarkEnd w:id="111"/>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rFonts w:ascii="Garamond" w:cs="Garamond" w:eastAsia="Garamond" w:hAnsi="Garamond"/>
          <w:i w:val="1"/>
          <w:iCs w:val="1"/>
          <w:color w:val="000000"/>
          <w:sz w:val="26"/>
          <w:szCs w:val="26"/>
          <w:rtl w:val="0"/>
        </w:rPr>
        <w:t xml:space="preserve">Sociological Methodology</w:t>
      </w:r>
      <w:r w:rsidDel="00000000" w:rsidR="00000000" w:rsidRPr="00000000">
        <w:rPr>
          <w:rFonts w:ascii="Garamond" w:cs="Garamond" w:eastAsia="Garamond" w:hAnsi="Garamond"/>
          <w:color w:val="000000"/>
          <w:sz w:val="26"/>
          <w:szCs w:val="26"/>
          <w:rtl w:val="0"/>
        </w:rPr>
        <w:t xml:space="preserve"> 36: 75-97.</w:t>
      </w:r>
      <w:r w:rsidDel="00000000" w:rsidR="00000000" w:rsidRPr="00000000">
        <w:rPr>
          <w:rtl w:val="0"/>
        </w:rPr>
      </w:r>
    </w:p>
    <w:p w:rsidR="00000000" w:rsidDel="00000000" w:rsidP="00000000" w:rsidRDefault="00000000" w:rsidRPr="00000000" w14:paraId="00000103">
      <w:pPr>
        <w:pStyle w:val="Heading6"/>
        <w:keepNext w:val="0"/>
        <w:keepLines w:val="0"/>
        <w:pageBreakBefore w:val="0"/>
        <w:spacing w:after="0" w:lineRule="auto"/>
        <w:ind w:left="720"/>
        <w:jc w:val="both"/>
        <w:rPr/>
      </w:pPr>
      <w:bookmarkStart w:colFirst="0" w:colLast="0" w:name="_2koq656" w:id="112"/>
      <w:bookmarkEnd w:id="112"/>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w:t>
      </w:r>
      <w:r w:rsidDel="00000000" w:rsidR="00000000" w:rsidRPr="00000000">
        <w:rPr>
          <w:rFonts w:ascii="Garamond" w:cs="Garamond" w:eastAsia="Garamond" w:hAnsi="Garamond"/>
          <w:i w:val="1"/>
          <w:iCs w:val="1"/>
          <w:color w:val="000000"/>
          <w:sz w:val="26"/>
          <w:szCs w:val="26"/>
          <w:rtl w:val="0"/>
        </w:rPr>
        <w:t xml:space="preserve">Sociological methods &amp; Research </w:t>
      </w:r>
      <w:r w:rsidDel="00000000" w:rsidR="00000000" w:rsidRPr="00000000">
        <w:rPr>
          <w:rFonts w:ascii="Garamond" w:cs="Garamond" w:eastAsia="Garamond" w:hAnsi="Garamond"/>
          <w:color w:val="000000"/>
          <w:sz w:val="26"/>
          <w:szCs w:val="26"/>
          <w:rtl w:val="0"/>
        </w:rPr>
        <w:t xml:space="preserve">36:  297-326.</w:t>
      </w:r>
      <w:r w:rsidDel="00000000" w:rsidR="00000000" w:rsidRPr="00000000">
        <w:rPr>
          <w:rtl w:val="0"/>
        </w:rPr>
      </w:r>
    </w:p>
    <w:p w:rsidR="00000000" w:rsidDel="00000000" w:rsidP="00000000" w:rsidRDefault="00000000" w:rsidRPr="00000000" w14:paraId="00000104">
      <w:pPr>
        <w:pStyle w:val="Heading6"/>
        <w:keepNext w:val="0"/>
        <w:keepLines w:val="0"/>
        <w:pageBreakBefore w:val="0"/>
        <w:spacing w:after="0" w:lineRule="auto"/>
        <w:ind w:left="720"/>
        <w:jc w:val="both"/>
        <w:rPr/>
      </w:pPr>
      <w:bookmarkStart w:colFirst="0" w:colLast="0" w:name="_zu0gcz" w:id="113"/>
      <w:bookmarkEnd w:id="113"/>
      <w:r w:rsidDel="00000000" w:rsidR="00000000" w:rsidRPr="00000000">
        <w:rPr>
          <w:rFonts w:ascii="Garamond" w:cs="Garamond" w:eastAsia="Garamond" w:hAnsi="Garamond"/>
          <w:color w:val="000000"/>
          <w:sz w:val="26"/>
          <w:szCs w:val="26"/>
          <w:rtl w:val="0"/>
        </w:rPr>
        <w:t xml:space="preserve">Zolberg, Vera. 1981. “Conflicting Visions in American Art Museums.” </w:t>
      </w:r>
      <w:r w:rsidDel="00000000" w:rsidR="00000000" w:rsidRPr="00000000">
        <w:rPr>
          <w:rFonts w:ascii="Garamond" w:cs="Garamond" w:eastAsia="Garamond" w:hAnsi="Garamond"/>
          <w:i w:val="1"/>
          <w:iCs w:val="1"/>
          <w:color w:val="000000"/>
          <w:sz w:val="26"/>
          <w:szCs w:val="26"/>
          <w:rtl w:val="0"/>
        </w:rPr>
        <w:t xml:space="preserve">Theory and Society</w:t>
      </w:r>
      <w:r w:rsidDel="00000000" w:rsidR="00000000" w:rsidRPr="00000000">
        <w:rPr>
          <w:rFonts w:ascii="Garamond" w:cs="Garamond" w:eastAsia="Garamond" w:hAnsi="Garamond"/>
          <w:color w:val="000000"/>
          <w:sz w:val="26"/>
          <w:szCs w:val="26"/>
          <w:rtl w:val="0"/>
        </w:rPr>
        <w:t xml:space="preserve"> 10(1): 103-125.</w:t>
      </w:r>
      <w:r w:rsidDel="00000000" w:rsidR="00000000" w:rsidRPr="00000000">
        <w:rPr>
          <w:rtl w:val="0"/>
        </w:rPr>
      </w:r>
    </w:p>
    <w:p w:rsidR="00000000" w:rsidDel="00000000" w:rsidP="00000000" w:rsidRDefault="00000000" w:rsidRPr="00000000" w14:paraId="00000105">
      <w:pPr>
        <w:pStyle w:val="Heading6"/>
        <w:keepNext w:val="0"/>
        <w:keepLines w:val="0"/>
        <w:pageBreakBefore w:val="0"/>
        <w:spacing w:after="0" w:lineRule="auto"/>
        <w:ind w:left="720"/>
        <w:jc w:val="both"/>
        <w:rPr/>
      </w:pPr>
      <w:bookmarkStart w:colFirst="0" w:colLast="0" w:name="_3jtnz0s" w:id="114"/>
      <w:bookmarkEnd w:id="114"/>
      <w:r w:rsidDel="00000000" w:rsidR="00000000" w:rsidRPr="00000000">
        <w:rPr>
          <w:rFonts w:ascii="Garamond" w:cs="Garamond" w:eastAsia="Garamond" w:hAnsi="Garamond"/>
          <w:color w:val="000000"/>
          <w:sz w:val="26"/>
          <w:szCs w:val="26"/>
          <w:rtl w:val="0"/>
        </w:rPr>
        <w:t xml:space="preserve">Zolberg, Vera L. 1984. “American Art Museums: Sanctuary or Free-For-All?”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63 (2): 377-392.</w:t>
      </w:r>
      <w:r w:rsidDel="00000000" w:rsidR="00000000" w:rsidRPr="00000000">
        <w:rPr>
          <w:rtl w:val="0"/>
        </w:rPr>
      </w:r>
    </w:p>
    <w:p w:rsidR="00000000" w:rsidDel="00000000" w:rsidP="00000000" w:rsidRDefault="00000000" w:rsidRPr="00000000" w14:paraId="00000106">
      <w:pPr>
        <w:pStyle w:val="Heading6"/>
        <w:keepNext w:val="0"/>
        <w:keepLines w:val="0"/>
        <w:pageBreakBefore w:val="0"/>
        <w:spacing w:after="0" w:lineRule="auto"/>
        <w:ind w:left="720"/>
        <w:jc w:val="both"/>
        <w:rPr/>
      </w:pPr>
      <w:bookmarkStart w:colFirst="0" w:colLast="0" w:name="_1yyy98l" w:id="115"/>
      <w:bookmarkEnd w:id="115"/>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w:t>
      </w:r>
      <w:r w:rsidDel="00000000" w:rsidR="00000000" w:rsidRPr="00000000">
        <w:rPr>
          <w:rFonts w:ascii="Garamond" w:cs="Garamond" w:eastAsia="Garamond" w:hAnsi="Garamond"/>
          <w:i w:val="1"/>
          <w:iCs w:val="1"/>
          <w:color w:val="000000"/>
          <w:sz w:val="26"/>
          <w:szCs w:val="26"/>
          <w:rtl w:val="0"/>
        </w:rPr>
        <w:t xml:space="preserve">Nonprofit Enterprise in the Arts: Studies in Mission and Constraint.</w:t>
      </w:r>
      <w:r w:rsidDel="00000000" w:rsidR="00000000" w:rsidRPr="00000000">
        <w:rPr>
          <w:rFonts w:ascii="Garamond" w:cs="Garamond" w:eastAsia="Garamond" w:hAnsi="Garamond"/>
          <w:color w:val="000000"/>
          <w:sz w:val="26"/>
          <w:szCs w:val="26"/>
          <w:rtl w:val="0"/>
        </w:rPr>
        <w:t xml:space="preserve"> New York: Oxford University Press.</w:t>
      </w:r>
      <w:r w:rsidDel="00000000" w:rsidR="00000000" w:rsidRPr="00000000">
        <w:rPr>
          <w:rtl w:val="0"/>
        </w:rPr>
      </w:r>
    </w:p>
    <w:p w:rsidR="00000000" w:rsidDel="00000000" w:rsidP="00000000" w:rsidRDefault="00000000" w:rsidRPr="00000000" w14:paraId="00000107">
      <w:pPr>
        <w:pStyle w:val="Heading6"/>
        <w:keepNext w:val="0"/>
        <w:keepLines w:val="0"/>
        <w:pageBreakBefore w:val="0"/>
        <w:spacing w:after="0" w:lineRule="auto"/>
        <w:ind w:left="0" w:firstLine="0"/>
        <w:jc w:val="both"/>
        <w:rPr>
          <w:rFonts w:ascii="Garamond" w:cs="Garamond" w:eastAsia="Garamond" w:hAnsi="Garamond"/>
          <w:color w:val="000000"/>
          <w:sz w:val="26"/>
          <w:szCs w:val="26"/>
        </w:rPr>
      </w:pPr>
      <w:bookmarkStart w:colFirst="0" w:colLast="0" w:name="_monweaa9id0z" w:id="116"/>
      <w:bookmarkEnd w:id="116"/>
      <w:r w:rsidDel="00000000" w:rsidR="00000000" w:rsidRPr="00000000">
        <w:rPr>
          <w:rtl w:val="0"/>
        </w:rPr>
      </w:r>
    </w:p>
    <w:p w:rsidR="00000000" w:rsidDel="00000000" w:rsidP="00000000" w:rsidRDefault="00000000" w:rsidRPr="00000000" w14:paraId="00000108">
      <w:pPr>
        <w:pStyle w:val="Heading6"/>
        <w:keepNext w:val="0"/>
        <w:keepLines w:val="0"/>
        <w:pageBreakBefore w:val="0"/>
        <w:spacing w:after="0" w:lineRule="auto"/>
        <w:ind w:left="720" w:firstLine="0"/>
        <w:jc w:val="both"/>
        <w:rPr>
          <w:rFonts w:ascii="Garamond" w:cs="Garamond" w:eastAsia="Garamond" w:hAnsi="Garamond"/>
          <w:color w:val="000000"/>
          <w:sz w:val="26"/>
          <w:szCs w:val="26"/>
        </w:rPr>
      </w:pPr>
      <w:bookmarkStart w:colFirst="0" w:colLast="0" w:name="_mwsn1h7vvd60" w:id="117"/>
      <w:bookmarkEnd w:id="117"/>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6"/>
        <w:keepNext w:val="0"/>
        <w:keepLines w:val="0"/>
        <w:pageBreakBefore w:val="0"/>
        <w:spacing w:after="0" w:line="240" w:lineRule="auto"/>
        <w:jc w:val="both"/>
        <w:rPr/>
      </w:pPr>
      <w:bookmarkStart w:colFirst="0" w:colLast="0" w:name="_1d96cc0" w:id="118"/>
      <w:bookmarkEnd w:id="118"/>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10A">
            <w:pPr>
              <w:pageBreakBefore w:val="0"/>
              <w:spacing w:before="0" w:line="240" w:lineRule="auto"/>
              <w:ind w:firstLine="0"/>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B">
            <w:pPr>
              <w:pageBreakBefore w:val="0"/>
              <w:spacing w:before="0" w:line="240" w:lineRule="auto"/>
              <w:ind w:firstLine="0"/>
              <w:rPr/>
            </w:pPr>
            <w:r w:rsidDel="00000000" w:rsidR="00000000" w:rsidRPr="00000000">
              <w:rPr>
                <w:b w:val="1"/>
                <w:bCs w:val="1"/>
                <w:color w:val="ffffff"/>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C">
            <w:pPr>
              <w:pageBreakBefore w:val="0"/>
              <w:spacing w:before="0" w:line="240" w:lineRule="auto"/>
              <w:ind w:firstLine="0"/>
              <w:rPr/>
            </w:pPr>
            <w:r w:rsidDel="00000000" w:rsidR="00000000" w:rsidRPr="00000000">
              <w:rPr>
                <w:b w:val="1"/>
                <w:bCs w:val="1"/>
                <w:color w:val="ffffff"/>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D">
            <w:pPr>
              <w:pageBreakBefore w:val="0"/>
              <w:spacing w:before="0" w:line="240" w:lineRule="auto"/>
              <w:ind w:firstLine="0"/>
              <w:rPr/>
            </w:pPr>
            <w:r w:rsidDel="00000000" w:rsidR="00000000" w:rsidRPr="00000000">
              <w:rPr>
                <w:b w:val="1"/>
                <w:bCs w:val="1"/>
                <w:color w:val="ffffff"/>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E">
            <w:pPr>
              <w:pageBreakBefore w:val="0"/>
              <w:spacing w:before="0" w:line="240" w:lineRule="auto"/>
              <w:ind w:firstLine="0"/>
              <w:rPr/>
            </w:pPr>
            <w:r w:rsidDel="00000000" w:rsidR="00000000" w:rsidRPr="00000000">
              <w:rPr>
                <w:b w:val="1"/>
                <w:bCs w:val="1"/>
                <w:color w:val="ffffff"/>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F">
            <w:pPr>
              <w:pageBreakBefore w:val="0"/>
              <w:spacing w:before="0" w:line="240" w:lineRule="auto"/>
              <w:ind w:firstLine="0"/>
              <w:rPr/>
            </w:pPr>
            <w:r w:rsidDel="00000000" w:rsidR="00000000" w:rsidRPr="00000000">
              <w:rPr>
                <w:b w:val="1"/>
                <w:bCs w:val="1"/>
                <w:color w:val="ffffff"/>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0">
            <w:pPr>
              <w:pageBreakBefore w:val="0"/>
              <w:spacing w:before="0" w:line="240" w:lineRule="auto"/>
              <w:ind w:firstLine="0"/>
              <w:rPr/>
            </w:pPr>
            <w:r w:rsidDel="00000000" w:rsidR="00000000" w:rsidRPr="00000000">
              <w:rPr>
                <w:b w:val="1"/>
                <w:bCs w:val="1"/>
                <w:color w:val="ffffff"/>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1">
            <w:pPr>
              <w:pageBreakBefore w:val="0"/>
              <w:spacing w:before="0" w:line="240" w:lineRule="auto"/>
              <w:ind w:firstLine="0"/>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1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13">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4">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5">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6">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7">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8">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9">
            <w:pPr>
              <w:pageBreakBefore w:val="0"/>
              <w:spacing w:before="0" w:line="240" w:lineRule="auto"/>
              <w:ind w:firstLine="0"/>
              <w:rPr/>
            </w:pPr>
            <w:r w:rsidDel="00000000" w:rsidR="00000000" w:rsidRPr="00000000">
              <w:rPr>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11A">
            <w:pPr>
              <w:pageBreakBefore w:val="0"/>
              <w:spacing w:before="0" w:line="240" w:lineRule="auto"/>
              <w:ind w:firstLine="0"/>
              <w:rPr/>
            </w:pPr>
            <w:r w:rsidDel="00000000" w:rsidR="00000000" w:rsidRPr="00000000">
              <w:rPr>
                <w:rtl w:val="0"/>
              </w:rPr>
              <w:t xml:space="preserve">Jazz</w:t>
            </w:r>
          </w:p>
        </w:tc>
        <w:tc>
          <w:tcPr>
            <w:tcMar>
              <w:left w:w="108.0" w:type="dxa"/>
              <w:right w:w="108.0" w:type="dxa"/>
            </w:tcMar>
          </w:tcPr>
          <w:p w:rsidR="00000000" w:rsidDel="00000000" w:rsidP="00000000" w:rsidRDefault="00000000" w:rsidRPr="00000000" w14:paraId="0000011B">
            <w:pPr>
              <w:pageBreakBefore w:val="0"/>
              <w:spacing w:before="0" w:line="240" w:lineRule="auto"/>
              <w:ind w:firstLine="0"/>
              <w:rPr/>
            </w:pPr>
            <w:r w:rsidDel="00000000" w:rsidR="00000000" w:rsidRPr="00000000">
              <w:rPr>
                <w:rtl w:val="0"/>
              </w:rPr>
              <w:t xml:space="preserve">9.4</w:t>
            </w:r>
          </w:p>
        </w:tc>
        <w:tc>
          <w:tcPr>
            <w:tcMar>
              <w:left w:w="108.0" w:type="dxa"/>
              <w:right w:w="108.0" w:type="dxa"/>
            </w:tcMar>
          </w:tcPr>
          <w:p w:rsidR="00000000" w:rsidDel="00000000" w:rsidP="00000000" w:rsidRDefault="00000000" w:rsidRPr="00000000" w14:paraId="0000011C">
            <w:pPr>
              <w:pageBreakBefore w:val="0"/>
              <w:spacing w:before="0" w:line="240" w:lineRule="auto"/>
              <w:ind w:firstLine="0"/>
              <w:rPr/>
            </w:pPr>
            <w:r w:rsidDel="00000000" w:rsidR="00000000" w:rsidRPr="00000000">
              <w:rPr>
                <w:rtl w:val="0"/>
              </w:rPr>
              <w:t xml:space="preserve">9.5</w:t>
            </w:r>
          </w:p>
        </w:tc>
        <w:tc>
          <w:tcPr>
            <w:tcMar>
              <w:left w:w="108.0" w:type="dxa"/>
              <w:right w:w="108.0" w:type="dxa"/>
            </w:tcMar>
          </w:tcPr>
          <w:p w:rsidR="00000000" w:rsidDel="00000000" w:rsidP="00000000" w:rsidRDefault="00000000" w:rsidRPr="00000000" w14:paraId="0000011D">
            <w:pPr>
              <w:pageBreakBefore w:val="0"/>
              <w:spacing w:before="0" w:line="240" w:lineRule="auto"/>
              <w:ind w:firstLine="0"/>
              <w:rPr/>
            </w:pPr>
            <w:r w:rsidDel="00000000" w:rsidR="00000000" w:rsidRPr="00000000">
              <w:rPr>
                <w:rtl w:val="0"/>
              </w:rPr>
              <w:t xml:space="preserve">10.3</w:t>
            </w:r>
          </w:p>
        </w:tc>
        <w:tc>
          <w:tcPr>
            <w:tcMar>
              <w:left w:w="108.0" w:type="dxa"/>
              <w:right w:w="108.0" w:type="dxa"/>
            </w:tcMar>
          </w:tcPr>
          <w:p w:rsidR="00000000" w:rsidDel="00000000" w:rsidP="00000000" w:rsidRDefault="00000000" w:rsidRPr="00000000" w14:paraId="0000011E">
            <w:pPr>
              <w:pageBreakBefore w:val="0"/>
              <w:spacing w:before="0" w:line="240" w:lineRule="auto"/>
              <w:ind w:firstLine="0"/>
              <w:rPr/>
            </w:pPr>
            <w:r w:rsidDel="00000000" w:rsidR="00000000" w:rsidRPr="00000000">
              <w:rPr>
                <w:rtl w:val="0"/>
              </w:rPr>
              <w:t xml:space="preserve">10.4</w:t>
            </w:r>
          </w:p>
        </w:tc>
        <w:tc>
          <w:tcPr>
            <w:tcMar>
              <w:left w:w="108.0" w:type="dxa"/>
              <w:right w:w="108.0" w:type="dxa"/>
            </w:tcMar>
          </w:tcPr>
          <w:p w:rsidR="00000000" w:rsidDel="00000000" w:rsidP="00000000" w:rsidRDefault="00000000" w:rsidRPr="00000000" w14:paraId="0000011F">
            <w:pPr>
              <w:pageBreakBefore w:val="0"/>
              <w:spacing w:before="0" w:line="240" w:lineRule="auto"/>
              <w:ind w:firstLine="0"/>
              <w:rPr/>
            </w:pPr>
            <w:r w:rsidDel="00000000" w:rsidR="00000000" w:rsidRPr="00000000">
              <w:rPr>
                <w:rtl w:val="0"/>
              </w:rPr>
              <w:t xml:space="preserve">8.4</w:t>
            </w:r>
          </w:p>
        </w:tc>
        <w:tc>
          <w:tcPr>
            <w:tcMar>
              <w:left w:w="108.0" w:type="dxa"/>
              <w:right w:w="108.0" w:type="dxa"/>
            </w:tcMar>
          </w:tcPr>
          <w:p w:rsidR="00000000" w:rsidDel="00000000" w:rsidP="00000000" w:rsidRDefault="00000000" w:rsidRPr="00000000" w14:paraId="00000120">
            <w:pPr>
              <w:pageBreakBefore w:val="0"/>
              <w:spacing w:before="0" w:line="240" w:lineRule="auto"/>
              <w:ind w:firstLine="0"/>
              <w:rPr/>
            </w:pPr>
            <w:r w:rsidDel="00000000" w:rsidR="00000000" w:rsidRPr="00000000">
              <w:rPr>
                <w:rtl w:val="0"/>
              </w:rPr>
              <w:t xml:space="preserve">8.6</w:t>
            </w:r>
          </w:p>
        </w:tc>
        <w:tc>
          <w:tcPr>
            <w:tcMar>
              <w:left w:w="108.0" w:type="dxa"/>
              <w:right w:w="108.0" w:type="dxa"/>
            </w:tcMar>
          </w:tcPr>
          <w:p w:rsidR="00000000" w:rsidDel="00000000" w:rsidP="00000000" w:rsidRDefault="00000000" w:rsidRPr="00000000" w14:paraId="00000121">
            <w:pPr>
              <w:pageBreakBefore w:val="0"/>
              <w:spacing w:before="0" w:line="240" w:lineRule="auto"/>
              <w:ind w:firstLine="0"/>
              <w:rPr/>
            </w:pPr>
            <w:r w:rsidDel="00000000" w:rsidR="00000000" w:rsidRPr="00000000">
              <w:rPr>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2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23">
            <w:pPr>
              <w:pageBreakBefore w:val="0"/>
              <w:spacing w:before="0" w:line="240" w:lineRule="auto"/>
              <w:ind w:firstLine="0"/>
              <w:rPr/>
            </w:pPr>
            <w:r w:rsidDel="00000000" w:rsidR="00000000" w:rsidRPr="00000000">
              <w:rPr>
                <w:rtl w:val="0"/>
              </w:rPr>
              <w:t xml:space="preserve">17223</w:t>
            </w:r>
          </w:p>
        </w:tc>
        <w:tc>
          <w:tcPr>
            <w:tcMar>
              <w:left w:w="108.0" w:type="dxa"/>
              <w:right w:w="108.0" w:type="dxa"/>
            </w:tcMar>
          </w:tcPr>
          <w:p w:rsidR="00000000" w:rsidDel="00000000" w:rsidP="00000000" w:rsidRDefault="00000000" w:rsidRPr="00000000" w14:paraId="0000012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25">
            <w:pPr>
              <w:pageBreakBefore w:val="0"/>
              <w:spacing w:before="0" w:line="240" w:lineRule="auto"/>
              <w:ind w:firstLine="0"/>
              <w:rPr/>
            </w:pPr>
            <w:r w:rsidDel="00000000" w:rsidR="00000000" w:rsidRPr="00000000">
              <w:rPr>
                <w:rtl w:val="0"/>
              </w:rPr>
              <w:t xml:space="preserve">12728</w:t>
            </w:r>
          </w:p>
        </w:tc>
        <w:tc>
          <w:tcPr>
            <w:tcMar>
              <w:left w:w="108.0" w:type="dxa"/>
              <w:right w:w="108.0" w:type="dxa"/>
            </w:tcMar>
          </w:tcPr>
          <w:p w:rsidR="00000000" w:rsidDel="00000000" w:rsidP="00000000" w:rsidRDefault="00000000" w:rsidRPr="00000000" w14:paraId="0000012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27">
            <w:pPr>
              <w:pageBreakBefore w:val="0"/>
              <w:spacing w:before="0" w:line="240" w:lineRule="auto"/>
              <w:ind w:firstLine="0"/>
              <w:rPr/>
            </w:pPr>
            <w:r w:rsidDel="00000000" w:rsidR="00000000" w:rsidRPr="00000000">
              <w:rPr>
                <w:rtl w:val="0"/>
              </w:rPr>
              <w:t xml:space="preserve">18390</w:t>
            </w:r>
          </w:p>
        </w:tc>
        <w:tc>
          <w:tcPr>
            <w:tcMar>
              <w:left w:w="108.0" w:type="dxa"/>
              <w:right w:w="108.0" w:type="dxa"/>
            </w:tcMar>
          </w:tcPr>
          <w:p w:rsidR="00000000" w:rsidDel="00000000" w:rsidP="00000000" w:rsidRDefault="00000000" w:rsidRPr="00000000" w14:paraId="00000128">
            <w:pPr>
              <w:pageBreakBefore w:val="0"/>
              <w:spacing w:before="0" w:line="240" w:lineRule="auto"/>
              <w:ind w:firstLine="0"/>
              <w:rPr/>
            </w:pPr>
            <w:r w:rsidDel="00000000" w:rsidR="00000000" w:rsidRPr="00000000">
              <w:rPr>
                <w:rtl w:val="0"/>
              </w:rPr>
              <w:t xml:space="preserve">17987</w:t>
            </w:r>
          </w:p>
        </w:tc>
        <w:tc>
          <w:tcPr>
            <w:tcMar>
              <w:left w:w="108.0" w:type="dxa"/>
              <w:right w:w="108.0" w:type="dxa"/>
            </w:tcMar>
          </w:tcPr>
          <w:p w:rsidR="00000000" w:rsidDel="00000000" w:rsidP="00000000" w:rsidRDefault="00000000" w:rsidRPr="00000000" w14:paraId="00000129">
            <w:pPr>
              <w:pageBreakBefore w:val="0"/>
              <w:spacing w:before="0" w:line="240" w:lineRule="auto"/>
              <w:ind w:firstLine="0"/>
              <w:rPr/>
            </w:pPr>
            <w:r w:rsidDel="00000000" w:rsidR="00000000" w:rsidRPr="00000000">
              <w:rPr>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2A">
            <w:pPr>
              <w:pageBreakBefore w:val="0"/>
              <w:spacing w:before="0" w:line="240" w:lineRule="auto"/>
              <w:ind w:firstLine="0"/>
              <w:rPr/>
            </w:pPr>
            <w:r w:rsidDel="00000000" w:rsidR="00000000" w:rsidRPr="00000000">
              <w:rPr>
                <w:rtl w:val="0"/>
              </w:rPr>
              <w:t xml:space="preserve">Classical</w:t>
            </w:r>
          </w:p>
        </w:tc>
        <w:tc>
          <w:tcPr>
            <w:tcMar>
              <w:left w:w="108.0" w:type="dxa"/>
              <w:right w:w="108.0" w:type="dxa"/>
            </w:tcMar>
          </w:tcPr>
          <w:p w:rsidR="00000000" w:rsidDel="00000000" w:rsidP="00000000" w:rsidRDefault="00000000" w:rsidRPr="00000000" w14:paraId="0000012B">
            <w:pPr>
              <w:pageBreakBefore w:val="0"/>
              <w:spacing w:before="0" w:line="240" w:lineRule="auto"/>
              <w:ind w:firstLine="0"/>
              <w:rPr/>
            </w:pPr>
            <w:r w:rsidDel="00000000" w:rsidR="00000000" w:rsidRPr="00000000">
              <w:rPr>
                <w:rtl w:val="0"/>
              </w:rPr>
              <w:t xml:space="preserve">13.2</w:t>
            </w:r>
          </w:p>
        </w:tc>
        <w:tc>
          <w:tcPr>
            <w:tcMar>
              <w:left w:w="108.0" w:type="dxa"/>
              <w:right w:w="108.0" w:type="dxa"/>
            </w:tcMar>
          </w:tcPr>
          <w:p w:rsidR="00000000" w:rsidDel="00000000" w:rsidP="00000000" w:rsidRDefault="00000000" w:rsidRPr="00000000" w14:paraId="0000012C">
            <w:pPr>
              <w:pageBreakBefore w:val="0"/>
              <w:spacing w:before="0" w:line="240" w:lineRule="auto"/>
              <w:ind w:firstLine="0"/>
              <w:rPr/>
            </w:pPr>
            <w:r w:rsidDel="00000000" w:rsidR="00000000" w:rsidRPr="00000000">
              <w:rPr>
                <w:rtl w:val="0"/>
              </w:rPr>
              <w:t xml:space="preserve">13.3</w:t>
            </w:r>
          </w:p>
        </w:tc>
        <w:tc>
          <w:tcPr>
            <w:tcMar>
              <w:left w:w="108.0" w:type="dxa"/>
              <w:right w:w="108.0" w:type="dxa"/>
            </w:tcMar>
          </w:tcPr>
          <w:p w:rsidR="00000000" w:rsidDel="00000000" w:rsidP="00000000" w:rsidRDefault="00000000" w:rsidRPr="00000000" w14:paraId="0000012D">
            <w:pPr>
              <w:pageBreakBefore w:val="0"/>
              <w:spacing w:before="0" w:line="240" w:lineRule="auto"/>
              <w:ind w:firstLine="0"/>
              <w:rPr/>
            </w:pPr>
            <w:r w:rsidDel="00000000" w:rsidR="00000000" w:rsidRPr="00000000">
              <w:rPr>
                <w:rtl w:val="0"/>
              </w:rPr>
              <w:t xml:space="preserve">12.6</w:t>
            </w:r>
          </w:p>
        </w:tc>
        <w:tc>
          <w:tcPr>
            <w:tcMar>
              <w:left w:w="108.0" w:type="dxa"/>
              <w:right w:w="108.0" w:type="dxa"/>
            </w:tcMar>
          </w:tcPr>
          <w:p w:rsidR="00000000" w:rsidDel="00000000" w:rsidP="00000000" w:rsidRDefault="00000000" w:rsidRPr="00000000" w14:paraId="0000012E">
            <w:pPr>
              <w:pageBreakBefore w:val="0"/>
              <w:spacing w:before="0" w:line="240" w:lineRule="auto"/>
              <w:ind w:firstLine="0"/>
              <w:rPr/>
            </w:pPr>
            <w:r w:rsidDel="00000000" w:rsidR="00000000" w:rsidRPr="00000000">
              <w:rPr>
                <w:rtl w:val="0"/>
              </w:rPr>
              <w:t xml:space="preserve">11.8</w:t>
            </w:r>
          </w:p>
        </w:tc>
        <w:tc>
          <w:tcPr>
            <w:tcMar>
              <w:left w:w="108.0" w:type="dxa"/>
              <w:right w:w="108.0" w:type="dxa"/>
            </w:tcMar>
          </w:tcPr>
          <w:p w:rsidR="00000000" w:rsidDel="00000000" w:rsidP="00000000" w:rsidRDefault="00000000" w:rsidRPr="00000000" w14:paraId="0000012F">
            <w:pPr>
              <w:pageBreakBefore w:val="0"/>
              <w:spacing w:before="0" w:line="240" w:lineRule="auto"/>
              <w:ind w:firstLine="0"/>
              <w:rPr/>
            </w:pPr>
            <w:r w:rsidDel="00000000" w:rsidR="00000000" w:rsidRPr="00000000">
              <w:rPr>
                <w:rtl w:val="0"/>
              </w:rPr>
              <w:t xml:space="preserve">10.1</w:t>
            </w:r>
          </w:p>
        </w:tc>
        <w:tc>
          <w:tcPr>
            <w:tcMar>
              <w:left w:w="108.0" w:type="dxa"/>
              <w:right w:w="108.0" w:type="dxa"/>
            </w:tcMar>
          </w:tcPr>
          <w:p w:rsidR="00000000" w:rsidDel="00000000" w:rsidP="00000000" w:rsidRDefault="00000000" w:rsidRPr="00000000" w14:paraId="00000130">
            <w:pPr>
              <w:pageBreakBefore w:val="0"/>
              <w:spacing w:before="0" w:line="240" w:lineRule="auto"/>
              <w:ind w:firstLine="0"/>
              <w:rPr/>
            </w:pPr>
            <w:r w:rsidDel="00000000" w:rsidR="00000000" w:rsidRPr="00000000">
              <w:rPr>
                <w:rtl w:val="0"/>
              </w:rPr>
              <w:t xml:space="preserve">10.0</w:t>
            </w:r>
          </w:p>
        </w:tc>
        <w:tc>
          <w:tcPr>
            <w:tcMar>
              <w:left w:w="108.0" w:type="dxa"/>
              <w:right w:w="108.0" w:type="dxa"/>
            </w:tcMar>
          </w:tcPr>
          <w:p w:rsidR="00000000" w:rsidDel="00000000" w:rsidP="00000000" w:rsidRDefault="00000000" w:rsidRPr="00000000" w14:paraId="00000131">
            <w:pPr>
              <w:pageBreakBefore w:val="0"/>
              <w:spacing w:before="0" w:line="240" w:lineRule="auto"/>
              <w:ind w:firstLine="0"/>
              <w:rPr/>
            </w:pPr>
            <w:r w:rsidDel="00000000" w:rsidR="00000000" w:rsidRPr="00000000">
              <w:rPr>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3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3">
            <w:pPr>
              <w:pageBreakBefore w:val="0"/>
              <w:spacing w:before="0" w:line="240" w:lineRule="auto"/>
              <w:ind w:firstLine="0"/>
              <w:rPr/>
            </w:pPr>
            <w:r w:rsidDel="00000000" w:rsidR="00000000" w:rsidRPr="00000000">
              <w:rPr>
                <w:rtl w:val="0"/>
              </w:rPr>
              <w:t xml:space="preserve">17245</w:t>
            </w:r>
          </w:p>
        </w:tc>
        <w:tc>
          <w:tcPr>
            <w:tcMar>
              <w:left w:w="108.0" w:type="dxa"/>
              <w:right w:w="108.0" w:type="dxa"/>
            </w:tcMar>
          </w:tcPr>
          <w:p w:rsidR="00000000" w:rsidDel="00000000" w:rsidP="00000000" w:rsidRDefault="00000000" w:rsidRPr="00000000" w14:paraId="00000134">
            <w:pPr>
              <w:pageBreakBefore w:val="0"/>
              <w:spacing w:before="0" w:line="240" w:lineRule="auto"/>
              <w:ind w:firstLine="0"/>
              <w:rPr/>
            </w:pPr>
            <w:r w:rsidDel="00000000" w:rsidR="00000000" w:rsidRPr="00000000">
              <w:rPr>
                <w:rtl w:val="0"/>
              </w:rPr>
              <w:t xml:space="preserve">13669</w:t>
            </w:r>
          </w:p>
        </w:tc>
        <w:tc>
          <w:tcPr>
            <w:tcMar>
              <w:left w:w="108.0" w:type="dxa"/>
              <w:right w:w="108.0" w:type="dxa"/>
            </w:tcMar>
          </w:tcPr>
          <w:p w:rsidR="00000000" w:rsidDel="00000000" w:rsidP="00000000" w:rsidRDefault="00000000" w:rsidRPr="00000000" w14:paraId="0000013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36">
            <w:pPr>
              <w:pageBreakBefore w:val="0"/>
              <w:spacing w:before="0" w:line="240" w:lineRule="auto"/>
              <w:ind w:firstLine="0"/>
              <w:rPr/>
            </w:pPr>
            <w:r w:rsidDel="00000000" w:rsidR="00000000" w:rsidRPr="00000000">
              <w:rPr>
                <w:rtl w:val="0"/>
              </w:rPr>
              <w:t xml:space="preserve">17074</w:t>
            </w:r>
          </w:p>
        </w:tc>
        <w:tc>
          <w:tcPr>
            <w:tcMar>
              <w:left w:w="108.0" w:type="dxa"/>
              <w:right w:w="108.0" w:type="dxa"/>
            </w:tcMar>
          </w:tcPr>
          <w:p w:rsidR="00000000" w:rsidDel="00000000" w:rsidP="00000000" w:rsidRDefault="00000000" w:rsidRPr="00000000" w14:paraId="00000137">
            <w:pPr>
              <w:pageBreakBefore w:val="0"/>
              <w:spacing w:before="0" w:line="240" w:lineRule="auto"/>
              <w:ind w:firstLine="0"/>
              <w:rPr/>
            </w:pPr>
            <w:r w:rsidDel="00000000" w:rsidR="00000000" w:rsidRPr="00000000">
              <w:rPr>
                <w:rtl w:val="0"/>
              </w:rPr>
              <w:t xml:space="preserve">18343</w:t>
            </w:r>
          </w:p>
        </w:tc>
        <w:tc>
          <w:tcPr>
            <w:tcMar>
              <w:left w:w="108.0" w:type="dxa"/>
              <w:right w:w="108.0" w:type="dxa"/>
            </w:tcMar>
          </w:tcPr>
          <w:p w:rsidR="00000000" w:rsidDel="00000000" w:rsidP="00000000" w:rsidRDefault="00000000" w:rsidRPr="00000000" w14:paraId="00000138">
            <w:pPr>
              <w:pageBreakBefore w:val="0"/>
              <w:spacing w:before="0" w:line="240" w:lineRule="auto"/>
              <w:ind w:firstLine="0"/>
              <w:rPr/>
            </w:pPr>
            <w:r w:rsidDel="00000000" w:rsidR="00000000" w:rsidRPr="00000000">
              <w:rPr>
                <w:rtl w:val="0"/>
              </w:rPr>
              <w:t xml:space="preserve">17917</w:t>
            </w:r>
          </w:p>
        </w:tc>
        <w:tc>
          <w:tcPr>
            <w:tcMar>
              <w:left w:w="108.0" w:type="dxa"/>
              <w:right w:w="108.0" w:type="dxa"/>
            </w:tcMar>
          </w:tcPr>
          <w:p w:rsidR="00000000" w:rsidDel="00000000" w:rsidP="00000000" w:rsidRDefault="00000000" w:rsidRPr="00000000" w14:paraId="00000139">
            <w:pPr>
              <w:pageBreakBefore w:val="0"/>
              <w:spacing w:before="0" w:line="240" w:lineRule="auto"/>
              <w:ind w:firstLine="0"/>
              <w:rPr/>
            </w:pPr>
            <w:r w:rsidDel="00000000" w:rsidR="00000000" w:rsidRPr="00000000">
              <w:rPr>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3A">
            <w:pPr>
              <w:pageBreakBefore w:val="0"/>
              <w:spacing w:before="0" w:line="240" w:lineRule="auto"/>
              <w:ind w:firstLine="0"/>
              <w:rPr/>
            </w:pPr>
            <w:r w:rsidDel="00000000" w:rsidR="00000000" w:rsidRPr="00000000">
              <w:rPr>
                <w:rtl w:val="0"/>
              </w:rPr>
              <w:t xml:space="preserve">Opera</w:t>
            </w:r>
          </w:p>
        </w:tc>
        <w:tc>
          <w:tcPr>
            <w:tcMar>
              <w:left w:w="108.0" w:type="dxa"/>
              <w:right w:w="108.0" w:type="dxa"/>
            </w:tcMar>
          </w:tcPr>
          <w:p w:rsidR="00000000" w:rsidDel="00000000" w:rsidP="00000000" w:rsidRDefault="00000000" w:rsidRPr="00000000" w14:paraId="0000013B">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3C">
            <w:pPr>
              <w:pageBreakBefore w:val="0"/>
              <w:spacing w:before="0" w:line="240" w:lineRule="auto"/>
              <w:ind w:firstLine="0"/>
              <w:rPr/>
            </w:pPr>
            <w:r w:rsidDel="00000000" w:rsidR="00000000" w:rsidRPr="00000000">
              <w:rPr>
                <w:rtl w:val="0"/>
              </w:rPr>
              <w:t xml:space="preserve">2.8</w:t>
            </w:r>
          </w:p>
        </w:tc>
        <w:tc>
          <w:tcPr>
            <w:tcMar>
              <w:left w:w="108.0" w:type="dxa"/>
              <w:right w:w="108.0" w:type="dxa"/>
            </w:tcMar>
          </w:tcPr>
          <w:p w:rsidR="00000000" w:rsidDel="00000000" w:rsidP="00000000" w:rsidRDefault="00000000" w:rsidRPr="00000000" w14:paraId="0000013D">
            <w:pPr>
              <w:pageBreakBefore w:val="0"/>
              <w:spacing w:before="0" w:line="240" w:lineRule="auto"/>
              <w:ind w:firstLine="0"/>
              <w:rPr/>
            </w:pPr>
            <w:r w:rsidDel="00000000" w:rsidR="00000000" w:rsidRPr="00000000">
              <w:rPr>
                <w:rtl w:val="0"/>
              </w:rPr>
              <w:t xml:space="preserve">3.4</w:t>
            </w:r>
          </w:p>
        </w:tc>
        <w:tc>
          <w:tcPr>
            <w:tcMar>
              <w:left w:w="108.0" w:type="dxa"/>
              <w:right w:w="108.0" w:type="dxa"/>
            </w:tcMar>
          </w:tcPr>
          <w:p w:rsidR="00000000" w:rsidDel="00000000" w:rsidP="00000000" w:rsidRDefault="00000000" w:rsidRPr="00000000" w14:paraId="0000013E">
            <w:pPr>
              <w:pageBreakBefore w:val="0"/>
              <w:spacing w:before="0" w:line="240" w:lineRule="auto"/>
              <w:ind w:firstLine="0"/>
              <w:rPr/>
            </w:pPr>
            <w:r w:rsidDel="00000000" w:rsidR="00000000" w:rsidRPr="00000000">
              <w:rPr>
                <w:rtl w:val="0"/>
              </w:rPr>
              <w:t xml:space="preserve">3.0</w:t>
            </w:r>
          </w:p>
        </w:tc>
        <w:tc>
          <w:tcPr>
            <w:tcMar>
              <w:left w:w="108.0" w:type="dxa"/>
              <w:right w:w="108.0" w:type="dxa"/>
            </w:tcMar>
          </w:tcPr>
          <w:p w:rsidR="00000000" w:rsidDel="00000000" w:rsidP="00000000" w:rsidRDefault="00000000" w:rsidRPr="00000000" w14:paraId="0000013F">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0">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1">
            <w:pPr>
              <w:pageBreakBefore w:val="0"/>
              <w:spacing w:before="0" w:line="240" w:lineRule="auto"/>
              <w:ind w:firstLine="0"/>
              <w:rPr/>
            </w:pPr>
            <w:r w:rsidDel="00000000" w:rsidR="00000000" w:rsidRPr="00000000">
              <w:rPr>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4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43">
            <w:pPr>
              <w:pageBreakBefore w:val="0"/>
              <w:spacing w:before="0" w:line="240" w:lineRule="auto"/>
              <w:ind w:firstLine="0"/>
              <w:rPr/>
            </w:pPr>
            <w:r w:rsidDel="00000000" w:rsidR="00000000" w:rsidRPr="00000000">
              <w:rPr>
                <w:rtl w:val="0"/>
              </w:rPr>
              <w:t xml:space="preserve">17234</w:t>
            </w:r>
          </w:p>
        </w:tc>
        <w:tc>
          <w:tcPr>
            <w:tcMar>
              <w:left w:w="108.0" w:type="dxa"/>
              <w:right w:w="108.0" w:type="dxa"/>
            </w:tcMar>
          </w:tcPr>
          <w:p w:rsidR="00000000" w:rsidDel="00000000" w:rsidP="00000000" w:rsidRDefault="00000000" w:rsidRPr="00000000" w14:paraId="0000014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4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46">
            <w:pPr>
              <w:pageBreakBefore w:val="0"/>
              <w:spacing w:before="0" w:line="240" w:lineRule="auto"/>
              <w:ind w:firstLine="0"/>
              <w:rPr/>
            </w:pPr>
            <w:r w:rsidDel="00000000" w:rsidR="00000000" w:rsidRPr="00000000">
              <w:rPr>
                <w:rtl w:val="0"/>
              </w:rPr>
              <w:t xml:space="preserve">17082</w:t>
            </w:r>
          </w:p>
        </w:tc>
        <w:tc>
          <w:tcPr>
            <w:tcMar>
              <w:left w:w="108.0" w:type="dxa"/>
              <w:right w:w="108.0" w:type="dxa"/>
            </w:tcMar>
          </w:tcPr>
          <w:p w:rsidR="00000000" w:rsidDel="00000000" w:rsidP="00000000" w:rsidRDefault="00000000" w:rsidRPr="00000000" w14:paraId="00000147">
            <w:pPr>
              <w:pageBreakBefore w:val="0"/>
              <w:spacing w:before="0" w:line="240" w:lineRule="auto"/>
              <w:ind w:firstLine="0"/>
              <w:rPr/>
            </w:pPr>
            <w:r w:rsidDel="00000000" w:rsidR="00000000" w:rsidRPr="00000000">
              <w:rPr>
                <w:rtl w:val="0"/>
              </w:rPr>
              <w:t xml:space="preserve">18341</w:t>
            </w:r>
          </w:p>
        </w:tc>
        <w:tc>
          <w:tcPr>
            <w:tcMar>
              <w:left w:w="108.0" w:type="dxa"/>
              <w:right w:w="108.0" w:type="dxa"/>
            </w:tcMar>
          </w:tcPr>
          <w:p w:rsidR="00000000" w:rsidDel="00000000" w:rsidP="00000000" w:rsidRDefault="00000000" w:rsidRPr="00000000" w14:paraId="00000148">
            <w:pPr>
              <w:pageBreakBefore w:val="0"/>
              <w:spacing w:before="0" w:line="240" w:lineRule="auto"/>
              <w:ind w:firstLine="0"/>
              <w:rPr/>
            </w:pPr>
            <w:r w:rsidDel="00000000" w:rsidR="00000000" w:rsidRPr="00000000">
              <w:rPr>
                <w:rtl w:val="0"/>
              </w:rPr>
              <w:t xml:space="preserve">17907</w:t>
            </w:r>
          </w:p>
        </w:tc>
        <w:tc>
          <w:tcPr>
            <w:tcMar>
              <w:left w:w="108.0" w:type="dxa"/>
              <w:right w:w="108.0" w:type="dxa"/>
            </w:tcMar>
          </w:tcPr>
          <w:p w:rsidR="00000000" w:rsidDel="00000000" w:rsidP="00000000" w:rsidRDefault="00000000" w:rsidRPr="00000000" w14:paraId="00000149">
            <w:pPr>
              <w:pageBreakBefore w:val="0"/>
              <w:spacing w:before="0" w:line="240" w:lineRule="auto"/>
              <w:ind w:firstLine="0"/>
              <w:rPr/>
            </w:pPr>
            <w:r w:rsidDel="00000000" w:rsidR="00000000" w:rsidRPr="00000000">
              <w:rPr>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4A">
            <w:pPr>
              <w:pageBreakBefore w:val="0"/>
              <w:spacing w:before="0" w:line="240" w:lineRule="auto"/>
              <w:ind w:firstLine="0"/>
              <w:rPr/>
            </w:pPr>
            <w:r w:rsidDel="00000000" w:rsidR="00000000" w:rsidRPr="00000000">
              <w:rPr>
                <w:rtl w:val="0"/>
              </w:rPr>
              <w:t xml:space="preserve">Musicals</w:t>
            </w:r>
          </w:p>
        </w:tc>
        <w:tc>
          <w:tcPr>
            <w:tcMar>
              <w:left w:w="108.0" w:type="dxa"/>
              <w:right w:w="108.0" w:type="dxa"/>
            </w:tcMar>
          </w:tcPr>
          <w:p w:rsidR="00000000" w:rsidDel="00000000" w:rsidP="00000000" w:rsidRDefault="00000000" w:rsidRPr="00000000" w14:paraId="0000014B">
            <w:pPr>
              <w:pageBreakBefore w:val="0"/>
              <w:spacing w:before="0" w:line="240" w:lineRule="auto"/>
              <w:ind w:firstLine="0"/>
              <w:rPr/>
            </w:pPr>
            <w:r w:rsidDel="00000000" w:rsidR="00000000" w:rsidRPr="00000000">
              <w:rPr>
                <w:rtl w:val="0"/>
              </w:rPr>
              <w:t xml:space="preserve">18.8</w:t>
            </w:r>
          </w:p>
        </w:tc>
        <w:tc>
          <w:tcPr>
            <w:tcMar>
              <w:left w:w="108.0" w:type="dxa"/>
              <w:right w:w="108.0" w:type="dxa"/>
            </w:tcMar>
          </w:tcPr>
          <w:p w:rsidR="00000000" w:rsidDel="00000000" w:rsidP="00000000" w:rsidRDefault="00000000" w:rsidRPr="00000000" w14:paraId="0000014C">
            <w:pPr>
              <w:pageBreakBefore w:val="0"/>
              <w:spacing w:before="0" w:line="240" w:lineRule="auto"/>
              <w:ind w:firstLine="0"/>
              <w:rPr/>
            </w:pPr>
            <w:r w:rsidDel="00000000" w:rsidR="00000000" w:rsidRPr="00000000">
              <w:rPr>
                <w:rtl w:val="0"/>
              </w:rPr>
              <w:t xml:space="preserve">17.5</w:t>
            </w:r>
          </w:p>
        </w:tc>
        <w:tc>
          <w:tcPr>
            <w:tcMar>
              <w:left w:w="108.0" w:type="dxa"/>
              <w:right w:w="108.0" w:type="dxa"/>
            </w:tcMar>
          </w:tcPr>
          <w:p w:rsidR="00000000" w:rsidDel="00000000" w:rsidP="00000000" w:rsidRDefault="00000000" w:rsidRPr="00000000" w14:paraId="0000014D">
            <w:pPr>
              <w:pageBreakBefore w:val="0"/>
              <w:spacing w:before="0" w:line="240" w:lineRule="auto"/>
              <w:ind w:firstLine="0"/>
              <w:rPr/>
            </w:pPr>
            <w:r w:rsidDel="00000000" w:rsidR="00000000" w:rsidRPr="00000000">
              <w:rPr>
                <w:rtl w:val="0"/>
              </w:rPr>
              <w:t xml:space="preserve">17.7</w:t>
            </w:r>
          </w:p>
        </w:tc>
        <w:tc>
          <w:tcPr>
            <w:tcMar>
              <w:left w:w="108.0" w:type="dxa"/>
              <w:right w:w="108.0" w:type="dxa"/>
            </w:tcMar>
          </w:tcPr>
          <w:p w:rsidR="00000000" w:rsidDel="00000000" w:rsidP="00000000" w:rsidRDefault="00000000" w:rsidRPr="00000000" w14:paraId="0000014E">
            <w:pPr>
              <w:pageBreakBefore w:val="0"/>
              <w:spacing w:before="0" w:line="240" w:lineRule="auto"/>
              <w:ind w:firstLine="0"/>
              <w:rPr/>
            </w:pPr>
            <w:r w:rsidDel="00000000" w:rsidR="00000000" w:rsidRPr="00000000">
              <w:rPr>
                <w:rtl w:val="0"/>
              </w:rPr>
              <w:t xml:space="preserve">17.2</w:t>
            </w:r>
          </w:p>
        </w:tc>
        <w:tc>
          <w:tcPr>
            <w:tcMar>
              <w:left w:w="108.0" w:type="dxa"/>
              <w:right w:w="108.0" w:type="dxa"/>
            </w:tcMar>
          </w:tcPr>
          <w:p w:rsidR="00000000" w:rsidDel="00000000" w:rsidP="00000000" w:rsidRDefault="00000000" w:rsidRPr="00000000" w14:paraId="0000014F">
            <w:pPr>
              <w:pageBreakBefore w:val="0"/>
              <w:spacing w:before="0" w:line="240" w:lineRule="auto"/>
              <w:ind w:firstLine="0"/>
              <w:rPr/>
            </w:pPr>
            <w:r w:rsidDel="00000000" w:rsidR="00000000" w:rsidRPr="00000000">
              <w:rPr>
                <w:rtl w:val="0"/>
              </w:rPr>
              <w:t xml:space="preserve">17.9</w:t>
            </w:r>
          </w:p>
        </w:tc>
        <w:tc>
          <w:tcPr>
            <w:tcMar>
              <w:left w:w="108.0" w:type="dxa"/>
              <w:right w:w="108.0" w:type="dxa"/>
            </w:tcMar>
          </w:tcPr>
          <w:p w:rsidR="00000000" w:rsidDel="00000000" w:rsidP="00000000" w:rsidRDefault="00000000" w:rsidRPr="00000000" w14:paraId="00000150">
            <w:pPr>
              <w:pageBreakBefore w:val="0"/>
              <w:spacing w:before="0" w:line="240" w:lineRule="auto"/>
              <w:ind w:firstLine="0"/>
              <w:rPr/>
            </w:pPr>
            <w:r w:rsidDel="00000000" w:rsidR="00000000" w:rsidRPr="00000000">
              <w:rPr>
                <w:rtl w:val="0"/>
              </w:rPr>
              <w:t xml:space="preserve">16.6</w:t>
            </w:r>
          </w:p>
        </w:tc>
        <w:tc>
          <w:tcPr>
            <w:tcMar>
              <w:left w:w="108.0" w:type="dxa"/>
              <w:right w:w="108.0" w:type="dxa"/>
            </w:tcMar>
          </w:tcPr>
          <w:p w:rsidR="00000000" w:rsidDel="00000000" w:rsidP="00000000" w:rsidRDefault="00000000" w:rsidRPr="00000000" w14:paraId="00000151">
            <w:pPr>
              <w:pageBreakBefore w:val="0"/>
              <w:spacing w:before="0" w:line="240" w:lineRule="auto"/>
              <w:ind w:firstLine="0"/>
              <w:rPr/>
            </w:pPr>
            <w:r w:rsidDel="00000000" w:rsidR="00000000" w:rsidRPr="00000000">
              <w:rPr>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5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3">
            <w:pPr>
              <w:pageBreakBefore w:val="0"/>
              <w:spacing w:before="0" w:line="240" w:lineRule="auto"/>
              <w:ind w:firstLine="0"/>
              <w:rPr/>
            </w:pPr>
            <w:r w:rsidDel="00000000" w:rsidR="00000000" w:rsidRPr="00000000">
              <w:rPr>
                <w:rtl w:val="0"/>
              </w:rPr>
              <w:t xml:space="preserve">17243</w:t>
            </w:r>
          </w:p>
        </w:tc>
        <w:tc>
          <w:tcPr>
            <w:tcMar>
              <w:left w:w="108.0" w:type="dxa"/>
              <w:right w:w="108.0" w:type="dxa"/>
            </w:tcMar>
          </w:tcPr>
          <w:p w:rsidR="00000000" w:rsidDel="00000000" w:rsidP="00000000" w:rsidRDefault="00000000" w:rsidRPr="00000000" w14:paraId="00000154">
            <w:pPr>
              <w:pageBreakBefore w:val="0"/>
              <w:spacing w:before="0" w:line="240" w:lineRule="auto"/>
              <w:ind w:firstLine="0"/>
              <w:rPr/>
            </w:pPr>
            <w:r w:rsidDel="00000000" w:rsidR="00000000" w:rsidRPr="00000000">
              <w:rPr>
                <w:rtl w:val="0"/>
              </w:rPr>
              <w:t xml:space="preserve">13666</w:t>
            </w:r>
          </w:p>
        </w:tc>
        <w:tc>
          <w:tcPr>
            <w:tcMar>
              <w:left w:w="108.0" w:type="dxa"/>
              <w:right w:w="108.0" w:type="dxa"/>
            </w:tcMar>
          </w:tcPr>
          <w:p w:rsidR="00000000" w:rsidDel="00000000" w:rsidP="00000000" w:rsidRDefault="00000000" w:rsidRPr="00000000" w14:paraId="00000155">
            <w:pPr>
              <w:pageBreakBefore w:val="0"/>
              <w:spacing w:before="0" w:line="240" w:lineRule="auto"/>
              <w:ind w:firstLine="0"/>
              <w:rPr/>
            </w:pPr>
            <w:r w:rsidDel="00000000" w:rsidR="00000000" w:rsidRPr="00000000">
              <w:rPr>
                <w:rtl w:val="0"/>
              </w:rPr>
              <w:t xml:space="preserve">12720</w:t>
            </w:r>
          </w:p>
        </w:tc>
        <w:tc>
          <w:tcPr>
            <w:tcMar>
              <w:left w:w="108.0" w:type="dxa"/>
              <w:right w:w="108.0" w:type="dxa"/>
            </w:tcMar>
          </w:tcPr>
          <w:p w:rsidR="00000000" w:rsidDel="00000000" w:rsidP="00000000" w:rsidRDefault="00000000" w:rsidRPr="00000000" w14:paraId="0000015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57">
            <w:pPr>
              <w:pageBreakBefore w:val="0"/>
              <w:spacing w:before="0" w:line="240" w:lineRule="auto"/>
              <w:ind w:firstLine="0"/>
              <w:rPr/>
            </w:pPr>
            <w:r w:rsidDel="00000000" w:rsidR="00000000" w:rsidRPr="00000000">
              <w:rPr>
                <w:rtl w:val="0"/>
              </w:rPr>
              <w:t xml:space="preserve">18315</w:t>
            </w:r>
          </w:p>
        </w:tc>
        <w:tc>
          <w:tcPr>
            <w:tcMar>
              <w:left w:w="108.0" w:type="dxa"/>
              <w:right w:w="108.0" w:type="dxa"/>
            </w:tcMar>
          </w:tcPr>
          <w:p w:rsidR="00000000" w:rsidDel="00000000" w:rsidP="00000000" w:rsidRDefault="00000000" w:rsidRPr="00000000" w14:paraId="00000158">
            <w:pPr>
              <w:pageBreakBefore w:val="0"/>
              <w:spacing w:before="0" w:line="240" w:lineRule="auto"/>
              <w:ind w:firstLine="0"/>
              <w:rPr/>
            </w:pPr>
            <w:r w:rsidDel="00000000" w:rsidR="00000000" w:rsidRPr="00000000">
              <w:rPr>
                <w:rtl w:val="0"/>
              </w:rPr>
              <w:t xml:space="preserve">17880</w:t>
            </w:r>
          </w:p>
        </w:tc>
        <w:tc>
          <w:tcPr>
            <w:tcMar>
              <w:left w:w="108.0" w:type="dxa"/>
              <w:right w:w="108.0" w:type="dxa"/>
            </w:tcMar>
          </w:tcPr>
          <w:p w:rsidR="00000000" w:rsidDel="00000000" w:rsidP="00000000" w:rsidRDefault="00000000" w:rsidRPr="00000000" w14:paraId="00000159">
            <w:pPr>
              <w:pageBreakBefore w:val="0"/>
              <w:spacing w:before="0" w:line="240" w:lineRule="auto"/>
              <w:ind w:firstLine="0"/>
              <w:rPr/>
            </w:pPr>
            <w:r w:rsidDel="00000000" w:rsidR="00000000" w:rsidRPr="00000000">
              <w:rPr>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5A">
            <w:pPr>
              <w:pageBreakBefore w:val="0"/>
              <w:spacing w:before="0" w:line="240" w:lineRule="auto"/>
              <w:ind w:firstLine="0"/>
              <w:rPr/>
            </w:pPr>
            <w:r w:rsidDel="00000000" w:rsidR="00000000" w:rsidRPr="00000000">
              <w:rPr>
                <w:rtl w:val="0"/>
              </w:rPr>
              <w:t xml:space="preserve">Ballet</w:t>
            </w:r>
          </w:p>
        </w:tc>
        <w:tc>
          <w:tcPr>
            <w:tcMar>
              <w:left w:w="108.0" w:type="dxa"/>
              <w:right w:w="108.0" w:type="dxa"/>
            </w:tcMar>
          </w:tcPr>
          <w:p w:rsidR="00000000" w:rsidDel="00000000" w:rsidP="00000000" w:rsidRDefault="00000000" w:rsidRPr="00000000" w14:paraId="0000015B">
            <w:pPr>
              <w:pageBreakBefore w:val="0"/>
              <w:spacing w:before="0" w:line="240" w:lineRule="auto"/>
              <w:ind w:firstLine="0"/>
              <w:rPr/>
            </w:pPr>
            <w:r w:rsidDel="00000000" w:rsidR="00000000" w:rsidRPr="00000000">
              <w:rPr>
                <w:rtl w:val="0"/>
              </w:rPr>
              <w:t xml:space="preserve">4.4</w:t>
            </w:r>
          </w:p>
        </w:tc>
        <w:tc>
          <w:tcPr>
            <w:tcMar>
              <w:left w:w="108.0" w:type="dxa"/>
              <w:right w:w="108.0" w:type="dxa"/>
            </w:tcMar>
          </w:tcPr>
          <w:p w:rsidR="00000000" w:rsidDel="00000000" w:rsidP="00000000" w:rsidRDefault="00000000" w:rsidRPr="00000000" w14:paraId="0000015C">
            <w:pPr>
              <w:pageBreakBefore w:val="0"/>
              <w:spacing w:before="0" w:line="240" w:lineRule="auto"/>
              <w:ind w:firstLine="0"/>
              <w:rPr/>
            </w:pPr>
            <w:r w:rsidDel="00000000" w:rsidR="00000000" w:rsidRPr="00000000">
              <w:rPr>
                <w:rtl w:val="0"/>
              </w:rPr>
              <w:t xml:space="preserve">4.5</w:t>
            </w:r>
          </w:p>
        </w:tc>
        <w:tc>
          <w:tcPr>
            <w:tcMar>
              <w:left w:w="108.0" w:type="dxa"/>
              <w:right w:w="108.0" w:type="dxa"/>
            </w:tcMar>
          </w:tcPr>
          <w:p w:rsidR="00000000" w:rsidDel="00000000" w:rsidP="00000000" w:rsidRDefault="00000000" w:rsidRPr="00000000" w14:paraId="0000015D">
            <w:pPr>
              <w:pageBreakBefore w:val="0"/>
              <w:spacing w:before="0" w:line="240" w:lineRule="auto"/>
              <w:ind w:firstLine="0"/>
              <w:rPr/>
            </w:pPr>
            <w:r w:rsidDel="00000000" w:rsidR="00000000" w:rsidRPr="00000000">
              <w:rPr>
                <w:rtl w:val="0"/>
              </w:rPr>
              <w:t xml:space="preserve">4.7</w:t>
            </w:r>
          </w:p>
        </w:tc>
        <w:tc>
          <w:tcPr>
            <w:tcMar>
              <w:left w:w="108.0" w:type="dxa"/>
              <w:right w:w="108.0" w:type="dxa"/>
            </w:tcMar>
          </w:tcPr>
          <w:p w:rsidR="00000000" w:rsidDel="00000000" w:rsidP="00000000" w:rsidRDefault="00000000" w:rsidRPr="00000000" w14:paraId="0000015E">
            <w:pPr>
              <w:pageBreakBefore w:val="0"/>
              <w:spacing w:before="0" w:line="240" w:lineRule="auto"/>
              <w:ind w:firstLine="0"/>
              <w:rPr/>
            </w:pPr>
            <w:r w:rsidDel="00000000" w:rsidR="00000000" w:rsidRPr="00000000">
              <w:rPr>
                <w:rtl w:val="0"/>
              </w:rPr>
              <w:t xml:space="preserve">3.8</w:t>
            </w:r>
          </w:p>
        </w:tc>
        <w:tc>
          <w:tcPr>
            <w:tcMar>
              <w:left w:w="108.0" w:type="dxa"/>
              <w:right w:w="108.0" w:type="dxa"/>
            </w:tcMar>
          </w:tcPr>
          <w:p w:rsidR="00000000" w:rsidDel="00000000" w:rsidP="00000000" w:rsidRDefault="00000000" w:rsidRPr="00000000" w14:paraId="0000015F">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0">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1">
            <w:pPr>
              <w:pageBreakBefore w:val="0"/>
              <w:spacing w:before="0" w:line="240" w:lineRule="auto"/>
              <w:ind w:firstLine="0"/>
              <w:rPr/>
            </w:pPr>
            <w:r w:rsidDel="00000000" w:rsidR="00000000" w:rsidRPr="00000000">
              <w:rPr>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6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63">
            <w:pPr>
              <w:pageBreakBefore w:val="0"/>
              <w:spacing w:before="0" w:line="240" w:lineRule="auto"/>
              <w:ind w:firstLine="0"/>
              <w:rPr/>
            </w:pPr>
            <w:r w:rsidDel="00000000" w:rsidR="00000000" w:rsidRPr="00000000">
              <w:rPr>
                <w:rtl w:val="0"/>
              </w:rPr>
              <w:t xml:space="preserve">17244</w:t>
            </w:r>
          </w:p>
        </w:tc>
        <w:tc>
          <w:tcPr>
            <w:tcMar>
              <w:left w:w="108.0" w:type="dxa"/>
              <w:right w:w="108.0" w:type="dxa"/>
            </w:tcMar>
          </w:tcPr>
          <w:p w:rsidR="00000000" w:rsidDel="00000000" w:rsidP="00000000" w:rsidRDefault="00000000" w:rsidRPr="00000000" w14:paraId="00000164">
            <w:pPr>
              <w:pageBreakBefore w:val="0"/>
              <w:spacing w:before="0" w:line="240" w:lineRule="auto"/>
              <w:ind w:firstLine="0"/>
              <w:rPr/>
            </w:pPr>
            <w:r w:rsidDel="00000000" w:rsidR="00000000" w:rsidRPr="00000000">
              <w:rPr>
                <w:rtl w:val="0"/>
              </w:rPr>
              <w:t xml:space="preserve">13672</w:t>
            </w:r>
          </w:p>
        </w:tc>
        <w:tc>
          <w:tcPr>
            <w:tcMar>
              <w:left w:w="108.0" w:type="dxa"/>
              <w:right w:w="108.0" w:type="dxa"/>
            </w:tcMar>
          </w:tcPr>
          <w:p w:rsidR="00000000" w:rsidDel="00000000" w:rsidP="00000000" w:rsidRDefault="00000000" w:rsidRPr="00000000" w14:paraId="00000165">
            <w:pPr>
              <w:pageBreakBefore w:val="0"/>
              <w:spacing w:before="0" w:line="240" w:lineRule="auto"/>
              <w:ind w:firstLine="0"/>
              <w:rPr/>
            </w:pPr>
            <w:r w:rsidDel="00000000" w:rsidR="00000000" w:rsidRPr="00000000">
              <w:rPr>
                <w:rtl w:val="0"/>
              </w:rPr>
              <w:t xml:space="preserve">12712</w:t>
            </w:r>
          </w:p>
        </w:tc>
        <w:tc>
          <w:tcPr>
            <w:tcMar>
              <w:left w:w="108.0" w:type="dxa"/>
              <w:right w:w="108.0" w:type="dxa"/>
            </w:tcMar>
          </w:tcPr>
          <w:p w:rsidR="00000000" w:rsidDel="00000000" w:rsidP="00000000" w:rsidRDefault="00000000" w:rsidRPr="00000000" w14:paraId="00000166">
            <w:pPr>
              <w:pageBreakBefore w:val="0"/>
              <w:spacing w:before="0" w:line="240" w:lineRule="auto"/>
              <w:ind w:firstLine="0"/>
              <w:rPr/>
            </w:pPr>
            <w:r w:rsidDel="00000000" w:rsidR="00000000" w:rsidRPr="00000000">
              <w:rPr>
                <w:rtl w:val="0"/>
              </w:rPr>
              <w:t xml:space="preserve">17081</w:t>
            </w:r>
          </w:p>
        </w:tc>
        <w:tc>
          <w:tcPr>
            <w:tcMar>
              <w:left w:w="108.0" w:type="dxa"/>
              <w:right w:w="108.0" w:type="dxa"/>
            </w:tcMar>
          </w:tcPr>
          <w:p w:rsidR="00000000" w:rsidDel="00000000" w:rsidP="00000000" w:rsidRDefault="00000000" w:rsidRPr="00000000" w14:paraId="00000167">
            <w:pPr>
              <w:pageBreakBefore w:val="0"/>
              <w:spacing w:before="0" w:line="240" w:lineRule="auto"/>
              <w:ind w:firstLine="0"/>
              <w:rPr/>
            </w:pPr>
            <w:r w:rsidDel="00000000" w:rsidR="00000000" w:rsidRPr="00000000">
              <w:rPr>
                <w:rtl w:val="0"/>
              </w:rPr>
              <w:t xml:space="preserve">18300</w:t>
            </w:r>
          </w:p>
        </w:tc>
        <w:tc>
          <w:tcPr>
            <w:tcMar>
              <w:left w:w="108.0" w:type="dxa"/>
              <w:right w:w="108.0" w:type="dxa"/>
            </w:tcMar>
          </w:tcPr>
          <w:p w:rsidR="00000000" w:rsidDel="00000000" w:rsidP="00000000" w:rsidRDefault="00000000" w:rsidRPr="00000000" w14:paraId="00000168">
            <w:pPr>
              <w:pageBreakBefore w:val="0"/>
              <w:spacing w:before="0" w:line="240" w:lineRule="auto"/>
              <w:ind w:firstLine="0"/>
              <w:rPr/>
            </w:pPr>
            <w:r w:rsidDel="00000000" w:rsidR="00000000" w:rsidRPr="00000000">
              <w:rPr>
                <w:rtl w:val="0"/>
              </w:rPr>
              <w:t xml:space="preserve">17866</w:t>
            </w:r>
          </w:p>
        </w:tc>
        <w:tc>
          <w:tcPr>
            <w:tcMar>
              <w:left w:w="108.0" w:type="dxa"/>
              <w:right w:w="108.0" w:type="dxa"/>
            </w:tcMar>
          </w:tcPr>
          <w:p w:rsidR="00000000" w:rsidDel="00000000" w:rsidP="00000000" w:rsidRDefault="00000000" w:rsidRPr="00000000" w14:paraId="00000169">
            <w:pPr>
              <w:pageBreakBefore w:val="0"/>
              <w:spacing w:before="0" w:line="240" w:lineRule="auto"/>
              <w:ind w:firstLine="0"/>
              <w:rPr/>
            </w:pPr>
            <w:r w:rsidDel="00000000" w:rsidR="00000000" w:rsidRPr="00000000">
              <w:rPr>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A">
            <w:pPr>
              <w:pageBreakBefore w:val="0"/>
              <w:spacing w:before="0" w:line="240" w:lineRule="auto"/>
              <w:ind w:firstLine="0"/>
              <w:rPr/>
            </w:pPr>
            <w:r w:rsidDel="00000000" w:rsidR="00000000" w:rsidRPr="00000000">
              <w:rPr>
                <w:rtl w:val="0"/>
              </w:rPr>
              <w:t xml:space="preserve">Art Museum</w:t>
            </w:r>
          </w:p>
        </w:tc>
        <w:tc>
          <w:tcPr>
            <w:tcMar>
              <w:left w:w="108.0" w:type="dxa"/>
              <w:right w:w="108.0" w:type="dxa"/>
            </w:tcMar>
          </w:tcPr>
          <w:p w:rsidR="00000000" w:rsidDel="00000000" w:rsidP="00000000" w:rsidRDefault="00000000" w:rsidRPr="00000000" w14:paraId="0000016B">
            <w:pPr>
              <w:pageBreakBefore w:val="0"/>
              <w:spacing w:before="0" w:line="240" w:lineRule="auto"/>
              <w:ind w:firstLine="0"/>
              <w:rPr/>
            </w:pPr>
            <w:r w:rsidDel="00000000" w:rsidR="00000000" w:rsidRPr="00000000">
              <w:rPr>
                <w:rtl w:val="0"/>
              </w:rPr>
              <w:t xml:space="preserve">22.1</w:t>
            </w:r>
          </w:p>
        </w:tc>
        <w:tc>
          <w:tcPr>
            <w:tcMar>
              <w:left w:w="108.0" w:type="dxa"/>
              <w:right w:w="108.0" w:type="dxa"/>
            </w:tcMar>
          </w:tcPr>
          <w:p w:rsidR="00000000" w:rsidDel="00000000" w:rsidP="00000000" w:rsidRDefault="00000000" w:rsidRPr="00000000" w14:paraId="0000016C">
            <w:pPr>
              <w:pageBreakBefore w:val="0"/>
              <w:spacing w:before="0" w:line="240" w:lineRule="auto"/>
              <w:ind w:firstLine="0"/>
              <w:rPr/>
            </w:pPr>
            <w:r w:rsidDel="00000000" w:rsidR="00000000" w:rsidRPr="00000000">
              <w:rPr>
                <w:rtl w:val="0"/>
              </w:rPr>
              <w:t xml:space="preserve">22.7</w:t>
            </w:r>
          </w:p>
        </w:tc>
        <w:tc>
          <w:tcPr>
            <w:tcMar>
              <w:left w:w="108.0" w:type="dxa"/>
              <w:right w:w="108.0" w:type="dxa"/>
            </w:tcMar>
          </w:tcPr>
          <w:p w:rsidR="00000000" w:rsidDel="00000000" w:rsidP="00000000" w:rsidRDefault="00000000" w:rsidRPr="00000000" w14:paraId="0000016D">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6E">
            <w:pPr>
              <w:pageBreakBefore w:val="0"/>
              <w:spacing w:before="0" w:line="240" w:lineRule="auto"/>
              <w:ind w:firstLine="0"/>
              <w:rPr/>
            </w:pPr>
            <w:r w:rsidDel="00000000" w:rsidR="00000000" w:rsidRPr="00000000">
              <w:rPr>
                <w:rtl w:val="0"/>
              </w:rPr>
              <w:t xml:space="preserve">27.0</w:t>
            </w:r>
          </w:p>
        </w:tc>
        <w:tc>
          <w:tcPr>
            <w:tcMar>
              <w:left w:w="108.0" w:type="dxa"/>
              <w:right w:w="108.0" w:type="dxa"/>
            </w:tcMar>
          </w:tcPr>
          <w:p w:rsidR="00000000" w:rsidDel="00000000" w:rsidP="00000000" w:rsidRDefault="00000000" w:rsidRPr="00000000" w14:paraId="0000016F">
            <w:pPr>
              <w:pageBreakBefore w:val="0"/>
              <w:spacing w:before="0" w:line="240" w:lineRule="auto"/>
              <w:ind w:firstLine="0"/>
              <w:rPr/>
            </w:pPr>
            <w:r w:rsidDel="00000000" w:rsidR="00000000" w:rsidRPr="00000000">
              <w:rPr>
                <w:rtl w:val="0"/>
              </w:rPr>
              <w:t xml:space="preserve">23.9</w:t>
            </w:r>
          </w:p>
        </w:tc>
        <w:tc>
          <w:tcPr>
            <w:tcMar>
              <w:left w:w="108.0" w:type="dxa"/>
              <w:right w:w="108.0" w:type="dxa"/>
            </w:tcMar>
          </w:tcPr>
          <w:p w:rsidR="00000000" w:rsidDel="00000000" w:rsidP="00000000" w:rsidRDefault="00000000" w:rsidRPr="00000000" w14:paraId="00000170">
            <w:pPr>
              <w:pageBreakBefore w:val="0"/>
              <w:spacing w:before="0" w:line="240" w:lineRule="auto"/>
              <w:ind w:firstLine="0"/>
              <w:rPr/>
            </w:pPr>
            <w:r w:rsidDel="00000000" w:rsidR="00000000" w:rsidRPr="00000000">
              <w:rPr>
                <w:rtl w:val="0"/>
              </w:rPr>
              <w:t xml:space="preserve">22.9</w:t>
            </w:r>
          </w:p>
        </w:tc>
        <w:tc>
          <w:tcPr>
            <w:tcMar>
              <w:left w:w="108.0" w:type="dxa"/>
              <w:right w:w="108.0" w:type="dxa"/>
            </w:tcMar>
          </w:tcPr>
          <w:p w:rsidR="00000000" w:rsidDel="00000000" w:rsidP="00000000" w:rsidRDefault="00000000" w:rsidRPr="00000000" w14:paraId="00000171">
            <w:pPr>
              <w:pageBreakBefore w:val="0"/>
              <w:spacing w:before="0" w:line="240" w:lineRule="auto"/>
              <w:ind w:firstLine="0"/>
              <w:rPr/>
            </w:pPr>
            <w:r w:rsidDel="00000000" w:rsidR="00000000" w:rsidRPr="00000000">
              <w:rPr>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7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73">
            <w:pPr>
              <w:pageBreakBefore w:val="0"/>
              <w:spacing w:before="0" w:line="240" w:lineRule="auto"/>
              <w:ind w:firstLine="0"/>
              <w:rPr/>
            </w:pPr>
            <w:r w:rsidDel="00000000" w:rsidR="00000000" w:rsidRPr="00000000">
              <w:rPr>
                <w:rtl w:val="0"/>
              </w:rPr>
              <w:t xml:space="preserve">17240</w:t>
            </w:r>
          </w:p>
        </w:tc>
        <w:tc>
          <w:tcPr>
            <w:tcMar>
              <w:left w:w="108.0" w:type="dxa"/>
              <w:right w:w="108.0" w:type="dxa"/>
            </w:tcMar>
          </w:tcPr>
          <w:p w:rsidR="00000000" w:rsidDel="00000000" w:rsidP="00000000" w:rsidRDefault="00000000" w:rsidRPr="00000000" w14:paraId="00000174">
            <w:pPr>
              <w:pageBreakBefore w:val="0"/>
              <w:spacing w:before="0" w:line="240" w:lineRule="auto"/>
              <w:ind w:firstLine="0"/>
              <w:rPr/>
            </w:pPr>
            <w:r w:rsidDel="00000000" w:rsidR="00000000" w:rsidRPr="00000000">
              <w:rPr>
                <w:rtl w:val="0"/>
              </w:rPr>
              <w:t xml:space="preserve">13668</w:t>
            </w:r>
          </w:p>
        </w:tc>
        <w:tc>
          <w:tcPr>
            <w:tcMar>
              <w:left w:w="108.0" w:type="dxa"/>
              <w:right w:w="108.0" w:type="dxa"/>
            </w:tcMar>
          </w:tcPr>
          <w:p w:rsidR="00000000" w:rsidDel="00000000" w:rsidP="00000000" w:rsidRDefault="00000000" w:rsidRPr="00000000" w14:paraId="00000175">
            <w:pPr>
              <w:pageBreakBefore w:val="0"/>
              <w:spacing w:before="0" w:line="240" w:lineRule="auto"/>
              <w:ind w:firstLine="0"/>
              <w:rPr/>
            </w:pPr>
            <w:r w:rsidDel="00000000" w:rsidR="00000000" w:rsidRPr="00000000">
              <w:rPr>
                <w:rtl w:val="0"/>
              </w:rPr>
              <w:t xml:space="preserve">12716</w:t>
            </w:r>
          </w:p>
        </w:tc>
        <w:tc>
          <w:tcPr>
            <w:tcMar>
              <w:left w:w="108.0" w:type="dxa"/>
              <w:right w:w="108.0" w:type="dxa"/>
            </w:tcMar>
          </w:tcPr>
          <w:p w:rsidR="00000000" w:rsidDel="00000000" w:rsidP="00000000" w:rsidRDefault="00000000" w:rsidRPr="00000000" w14:paraId="00000176">
            <w:pPr>
              <w:pageBreakBefore w:val="0"/>
              <w:spacing w:before="0" w:line="240" w:lineRule="auto"/>
              <w:ind w:firstLine="0"/>
              <w:rPr/>
            </w:pPr>
            <w:r w:rsidDel="00000000" w:rsidR="00000000" w:rsidRPr="00000000">
              <w:rPr>
                <w:rtl w:val="0"/>
              </w:rPr>
              <w:t xml:space="preserve">17053</w:t>
            </w:r>
          </w:p>
        </w:tc>
        <w:tc>
          <w:tcPr>
            <w:tcMar>
              <w:left w:w="108.0" w:type="dxa"/>
              <w:right w:w="108.0" w:type="dxa"/>
            </w:tcMar>
          </w:tcPr>
          <w:p w:rsidR="00000000" w:rsidDel="00000000" w:rsidP="00000000" w:rsidRDefault="00000000" w:rsidRPr="00000000" w14:paraId="00000177">
            <w:pPr>
              <w:pageBreakBefore w:val="0"/>
              <w:spacing w:before="0" w:line="240" w:lineRule="auto"/>
              <w:ind w:firstLine="0"/>
              <w:rPr/>
            </w:pPr>
            <w:r w:rsidDel="00000000" w:rsidR="00000000" w:rsidRPr="00000000">
              <w:rPr>
                <w:rtl w:val="0"/>
              </w:rPr>
              <w:t xml:space="preserve">18248</w:t>
            </w:r>
          </w:p>
        </w:tc>
        <w:tc>
          <w:tcPr>
            <w:tcMar>
              <w:left w:w="108.0" w:type="dxa"/>
              <w:right w:w="108.0" w:type="dxa"/>
            </w:tcMar>
          </w:tcPr>
          <w:p w:rsidR="00000000" w:rsidDel="00000000" w:rsidP="00000000" w:rsidRDefault="00000000" w:rsidRPr="00000000" w14:paraId="00000178">
            <w:pPr>
              <w:pageBreakBefore w:val="0"/>
              <w:spacing w:before="0" w:line="240" w:lineRule="auto"/>
              <w:ind w:firstLine="0"/>
              <w:rPr/>
            </w:pPr>
            <w:r w:rsidDel="00000000" w:rsidR="00000000" w:rsidRPr="00000000">
              <w:rPr>
                <w:rtl w:val="0"/>
              </w:rPr>
              <w:t xml:space="preserve">17798</w:t>
            </w:r>
          </w:p>
        </w:tc>
        <w:tc>
          <w:tcPr>
            <w:tcMar>
              <w:left w:w="108.0" w:type="dxa"/>
              <w:right w:w="108.0" w:type="dxa"/>
            </w:tcMar>
          </w:tcPr>
          <w:p w:rsidR="00000000" w:rsidDel="00000000" w:rsidP="00000000" w:rsidRDefault="00000000" w:rsidRPr="00000000" w14:paraId="00000179">
            <w:pPr>
              <w:pageBreakBefore w:val="0"/>
              <w:spacing w:before="0" w:line="240" w:lineRule="auto"/>
              <w:ind w:firstLine="0"/>
              <w:rPr/>
            </w:pPr>
            <w:r w:rsidDel="00000000" w:rsidR="00000000" w:rsidRPr="00000000">
              <w:rPr>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7A">
            <w:pPr>
              <w:pageBreakBefore w:val="0"/>
              <w:spacing w:before="0" w:line="240" w:lineRule="auto"/>
              <w:ind w:firstLine="0"/>
              <w:rPr/>
            </w:pPr>
            <w:r w:rsidDel="00000000" w:rsidR="00000000" w:rsidRPr="00000000">
              <w:rPr>
                <w:rtl w:val="0"/>
              </w:rPr>
              <w:t xml:space="preserve">Art Festival</w:t>
            </w:r>
          </w:p>
        </w:tc>
        <w:tc>
          <w:tcPr>
            <w:tcMar>
              <w:left w:w="108.0" w:type="dxa"/>
              <w:right w:w="108.0" w:type="dxa"/>
            </w:tcMar>
          </w:tcPr>
          <w:p w:rsidR="00000000" w:rsidDel="00000000" w:rsidP="00000000" w:rsidRDefault="00000000" w:rsidRPr="00000000" w14:paraId="0000017B">
            <w:pPr>
              <w:pageBreakBefore w:val="0"/>
              <w:spacing w:before="0" w:line="240" w:lineRule="auto"/>
              <w:ind w:firstLine="0"/>
              <w:rPr/>
            </w:pPr>
            <w:r w:rsidDel="00000000" w:rsidR="00000000" w:rsidRPr="00000000">
              <w:rPr>
                <w:rtl w:val="0"/>
              </w:rPr>
              <w:t xml:space="preserve">39.3</w:t>
            </w:r>
          </w:p>
        </w:tc>
        <w:tc>
          <w:tcPr>
            <w:tcMar>
              <w:left w:w="108.0" w:type="dxa"/>
              <w:right w:w="108.0" w:type="dxa"/>
            </w:tcMar>
          </w:tcPr>
          <w:p w:rsidR="00000000" w:rsidDel="00000000" w:rsidP="00000000" w:rsidRDefault="00000000" w:rsidRPr="00000000" w14:paraId="0000017C">
            <w:pPr>
              <w:pageBreakBefore w:val="0"/>
              <w:spacing w:before="0" w:line="240" w:lineRule="auto"/>
              <w:ind w:firstLine="0"/>
              <w:rPr/>
            </w:pPr>
            <w:r w:rsidDel="00000000" w:rsidR="00000000" w:rsidRPr="00000000">
              <w:rPr>
                <w:rtl w:val="0"/>
              </w:rPr>
              <w:t xml:space="preserve">40.7</w:t>
            </w:r>
          </w:p>
        </w:tc>
        <w:tc>
          <w:tcPr>
            <w:tcMar>
              <w:left w:w="108.0" w:type="dxa"/>
              <w:right w:w="108.0" w:type="dxa"/>
            </w:tcMar>
          </w:tcPr>
          <w:p w:rsidR="00000000" w:rsidDel="00000000" w:rsidP="00000000" w:rsidRDefault="00000000" w:rsidRPr="00000000" w14:paraId="0000017D">
            <w:pPr>
              <w:pageBreakBefore w:val="0"/>
              <w:spacing w:before="0" w:line="240" w:lineRule="auto"/>
              <w:ind w:firstLine="0"/>
              <w:rPr/>
            </w:pPr>
            <w:r w:rsidDel="00000000" w:rsidR="00000000" w:rsidRPr="00000000">
              <w:rPr>
                <w:rtl w:val="0"/>
              </w:rPr>
              <w:t xml:space="preserve">40.9</w:t>
            </w:r>
          </w:p>
        </w:tc>
        <w:tc>
          <w:tcPr>
            <w:tcMar>
              <w:left w:w="108.0" w:type="dxa"/>
              <w:right w:w="108.0" w:type="dxa"/>
            </w:tcMar>
          </w:tcPr>
          <w:p w:rsidR="00000000" w:rsidDel="00000000" w:rsidP="00000000" w:rsidRDefault="00000000" w:rsidRPr="00000000" w14:paraId="0000017E">
            <w:pPr>
              <w:pageBreakBefore w:val="0"/>
              <w:spacing w:before="0" w:line="240" w:lineRule="auto"/>
              <w:ind w:firstLine="0"/>
              <w:rPr/>
            </w:pPr>
            <w:r w:rsidDel="00000000" w:rsidR="00000000" w:rsidRPr="00000000">
              <w:rPr>
                <w:rtl w:val="0"/>
              </w:rPr>
              <w:t xml:space="preserve">34.8</w:t>
            </w:r>
          </w:p>
        </w:tc>
        <w:tc>
          <w:tcPr>
            <w:tcMar>
              <w:left w:w="108.0" w:type="dxa"/>
              <w:right w:w="108.0" w:type="dxa"/>
            </w:tcMar>
          </w:tcPr>
          <w:p w:rsidR="00000000" w:rsidDel="00000000" w:rsidP="00000000" w:rsidRDefault="00000000" w:rsidRPr="00000000" w14:paraId="0000017F">
            <w:pPr>
              <w:pageBreakBefore w:val="0"/>
              <w:spacing w:before="0" w:line="240" w:lineRule="auto"/>
              <w:ind w:firstLine="0"/>
              <w:rPr/>
            </w:pPr>
            <w:r w:rsidDel="00000000" w:rsidR="00000000" w:rsidRPr="00000000">
              <w:rPr>
                <w:rtl w:val="0"/>
              </w:rPr>
              <w:t xml:space="preserve">26.7</w:t>
            </w:r>
          </w:p>
        </w:tc>
        <w:tc>
          <w:tcPr>
            <w:tcMar>
              <w:left w:w="108.0" w:type="dxa"/>
              <w:right w:w="108.0" w:type="dxa"/>
            </w:tcMar>
          </w:tcPr>
          <w:p w:rsidR="00000000" w:rsidDel="00000000" w:rsidP="00000000" w:rsidRDefault="00000000" w:rsidRPr="00000000" w14:paraId="00000180">
            <w:pPr>
              <w:pageBreakBefore w:val="0"/>
              <w:spacing w:before="0" w:line="240" w:lineRule="auto"/>
              <w:ind w:firstLine="0"/>
              <w:rPr/>
            </w:pPr>
            <w:r w:rsidDel="00000000" w:rsidR="00000000" w:rsidRPr="00000000">
              <w:rPr>
                <w:rtl w:val="0"/>
              </w:rPr>
              <w:t xml:space="preserve">25.0</w:t>
            </w:r>
          </w:p>
        </w:tc>
        <w:tc>
          <w:tcPr>
            <w:tcMar>
              <w:left w:w="108.0" w:type="dxa"/>
              <w:right w:w="108.0" w:type="dxa"/>
            </w:tcMar>
          </w:tcPr>
          <w:p w:rsidR="00000000" w:rsidDel="00000000" w:rsidP="00000000" w:rsidRDefault="00000000" w:rsidRPr="00000000" w14:paraId="00000181">
            <w:pPr>
              <w:pageBreakBefore w:val="0"/>
              <w:spacing w:before="0" w:line="240" w:lineRule="auto"/>
              <w:ind w:firstLine="0"/>
              <w:rPr/>
            </w:pPr>
            <w:r w:rsidDel="00000000" w:rsidR="00000000" w:rsidRPr="00000000">
              <w:rPr>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8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pageBreakBefore w:val="0"/>
              <w:spacing w:before="0" w:line="240" w:lineRule="auto"/>
              <w:ind w:firstLine="0"/>
              <w:rPr/>
            </w:pPr>
            <w:r w:rsidDel="00000000" w:rsidR="00000000" w:rsidRPr="00000000">
              <w:rPr>
                <w:rtl w:val="0"/>
              </w:rPr>
              <w:t xml:space="preserve">4243</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4">
            <w:pPr>
              <w:pageBreakBefore w:val="0"/>
              <w:spacing w:before="0" w:line="240" w:lineRule="auto"/>
              <w:ind w:firstLine="0"/>
              <w:rPr/>
            </w:pPr>
            <w:r w:rsidDel="00000000" w:rsidR="00000000" w:rsidRPr="00000000">
              <w:rPr>
                <w:rtl w:val="0"/>
              </w:rPr>
              <w:t xml:space="preserve">2349</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5">
            <w:pPr>
              <w:pageBreakBefore w:val="0"/>
              <w:spacing w:before="0" w:line="240" w:lineRule="auto"/>
              <w:ind w:firstLine="0"/>
              <w:rPr/>
            </w:pPr>
            <w:r w:rsidDel="00000000" w:rsidR="00000000" w:rsidRPr="00000000">
              <w:rPr>
                <w:rtl w:val="0"/>
              </w:rPr>
              <w:t xml:space="preserve">12718</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6">
            <w:pPr>
              <w:pageBreakBefore w:val="0"/>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7">
            <w:pPr>
              <w:pageBreakBefore w:val="0"/>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8">
            <w:pPr>
              <w:pageBreakBefore w:val="0"/>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9">
            <w:pPr>
              <w:pageBreakBefore w:val="0"/>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8A">
            <w:pPr>
              <w:pageBreakBefore w:val="0"/>
              <w:spacing w:before="0" w:line="240" w:lineRule="auto"/>
              <w:ind w:firstLine="0"/>
              <w:rPr/>
            </w:pPr>
            <w:r w:rsidDel="00000000" w:rsidR="00000000" w:rsidRPr="00000000">
              <w:rPr>
                <w:rtl w:val="0"/>
              </w:rPr>
              <w:t xml:space="preserve">Hist. Monument</w:t>
            </w:r>
          </w:p>
        </w:tc>
        <w:tc>
          <w:tcPr>
            <w:tcMar>
              <w:left w:w="108.0" w:type="dxa"/>
              <w:right w:w="108.0" w:type="dxa"/>
            </w:tcMar>
          </w:tcPr>
          <w:p w:rsidR="00000000" w:rsidDel="00000000" w:rsidP="00000000" w:rsidRDefault="00000000" w:rsidRPr="00000000" w14:paraId="0000018B">
            <w:pPr>
              <w:pageBreakBefore w:val="0"/>
              <w:spacing w:before="0" w:line="240" w:lineRule="auto"/>
              <w:ind w:firstLine="0"/>
              <w:rPr/>
            </w:pPr>
            <w:r w:rsidDel="00000000" w:rsidR="00000000" w:rsidRPr="00000000">
              <w:rPr>
                <w:rtl w:val="0"/>
              </w:rPr>
              <w:t xml:space="preserve">37.0</w:t>
            </w:r>
          </w:p>
        </w:tc>
        <w:tc>
          <w:tcPr>
            <w:tcMar>
              <w:left w:w="108.0" w:type="dxa"/>
              <w:right w:w="108.0" w:type="dxa"/>
            </w:tcMar>
          </w:tcPr>
          <w:p w:rsidR="00000000" w:rsidDel="00000000" w:rsidP="00000000" w:rsidRDefault="00000000" w:rsidRPr="00000000" w14:paraId="0000018C">
            <w:pPr>
              <w:pageBreakBefore w:val="0"/>
              <w:spacing w:before="0" w:line="240" w:lineRule="auto"/>
              <w:ind w:firstLine="0"/>
              <w:rPr/>
            </w:pPr>
            <w:r w:rsidDel="00000000" w:rsidR="00000000" w:rsidRPr="00000000">
              <w:rPr>
                <w:rtl w:val="0"/>
              </w:rPr>
              <w:t xml:space="preserve">36.6</w:t>
            </w:r>
          </w:p>
        </w:tc>
        <w:tc>
          <w:tcPr>
            <w:tcMar>
              <w:left w:w="108.0" w:type="dxa"/>
              <w:right w:w="108.0" w:type="dxa"/>
            </w:tcMar>
          </w:tcPr>
          <w:p w:rsidR="00000000" w:rsidDel="00000000" w:rsidP="00000000" w:rsidRDefault="00000000" w:rsidRPr="00000000" w14:paraId="0000018D">
            <w:pPr>
              <w:pageBreakBefore w:val="0"/>
              <w:spacing w:before="0" w:line="240" w:lineRule="auto"/>
              <w:ind w:firstLine="0"/>
              <w:rPr/>
            </w:pPr>
            <w:r w:rsidDel="00000000" w:rsidR="00000000" w:rsidRPr="00000000">
              <w:rPr>
                <w:rtl w:val="0"/>
              </w:rPr>
              <w:t xml:space="preserve">34.5</w:t>
            </w:r>
          </w:p>
        </w:tc>
        <w:tc>
          <w:tcPr>
            <w:tcMar>
              <w:left w:w="108.0" w:type="dxa"/>
              <w:right w:w="108.0" w:type="dxa"/>
            </w:tcMar>
          </w:tcPr>
          <w:p w:rsidR="00000000" w:rsidDel="00000000" w:rsidP="00000000" w:rsidRDefault="00000000" w:rsidRPr="00000000" w14:paraId="0000018E">
            <w:pPr>
              <w:pageBreakBefore w:val="0"/>
              <w:spacing w:before="0" w:line="240" w:lineRule="auto"/>
              <w:ind w:firstLine="0"/>
              <w:rPr/>
            </w:pPr>
            <w:r w:rsidDel="00000000" w:rsidR="00000000" w:rsidRPr="00000000">
              <w:rPr>
                <w:rtl w:val="0"/>
              </w:rPr>
              <w:t xml:space="preserve">32.1</w:t>
            </w:r>
          </w:p>
        </w:tc>
        <w:tc>
          <w:tcPr>
            <w:tcMar>
              <w:left w:w="108.0" w:type="dxa"/>
              <w:right w:w="108.0" w:type="dxa"/>
            </w:tcMar>
          </w:tcPr>
          <w:p w:rsidR="00000000" w:rsidDel="00000000" w:rsidP="00000000" w:rsidRDefault="00000000" w:rsidRPr="00000000" w14:paraId="0000018F">
            <w:pPr>
              <w:pageBreakBefore w:val="0"/>
              <w:spacing w:before="0" w:line="240" w:lineRule="auto"/>
              <w:ind w:firstLine="0"/>
              <w:rPr/>
            </w:pPr>
            <w:r w:rsidDel="00000000" w:rsidR="00000000" w:rsidRPr="00000000">
              <w:rPr>
                <w:rtl w:val="0"/>
              </w:rPr>
              <w:t xml:space="preserve">27.5</w:t>
            </w:r>
          </w:p>
        </w:tc>
        <w:tc>
          <w:tcPr>
            <w:tcMar>
              <w:left w:w="108.0" w:type="dxa"/>
              <w:right w:w="108.0" w:type="dxa"/>
            </w:tcMar>
          </w:tcPr>
          <w:p w:rsidR="00000000" w:rsidDel="00000000" w:rsidP="00000000" w:rsidRDefault="00000000" w:rsidRPr="00000000" w14:paraId="00000190">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91">
            <w:pPr>
              <w:pageBreakBefore w:val="0"/>
              <w:spacing w:before="0" w:line="240" w:lineRule="auto"/>
              <w:ind w:firstLine="0"/>
              <w:rPr/>
            </w:pPr>
            <w:r w:rsidDel="00000000" w:rsidR="00000000" w:rsidRPr="00000000">
              <w:rPr>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9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3">
            <w:pPr>
              <w:pageBreakBefore w:val="0"/>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4">
            <w:pPr>
              <w:pageBreakBefore w:val="0"/>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5">
            <w:pPr>
              <w:pageBreakBefore w:val="0"/>
              <w:spacing w:before="0" w:line="240" w:lineRule="auto"/>
              <w:ind w:firstLine="0"/>
              <w:rPr/>
            </w:pPr>
            <w:r w:rsidDel="00000000" w:rsidR="00000000" w:rsidRPr="00000000">
              <w:rPr>
                <w:rtl w:val="0"/>
              </w:rPr>
              <w:t xml:space="preserve">12718</w:t>
            </w:r>
          </w:p>
        </w:tc>
        <w:tc>
          <w:tcPr>
            <w:tcMar>
              <w:left w:w="108.0" w:type="dxa"/>
              <w:right w:w="108.0" w:type="dxa"/>
            </w:tcMar>
          </w:tcPr>
          <w:p w:rsidR="00000000" w:rsidDel="00000000" w:rsidP="00000000" w:rsidRDefault="00000000" w:rsidRPr="00000000" w14:paraId="00000196">
            <w:pPr>
              <w:pageBreakBefore w:val="0"/>
              <w:spacing w:before="0" w:line="240" w:lineRule="auto"/>
              <w:ind w:firstLine="0"/>
              <w:rPr/>
            </w:pPr>
            <w:r w:rsidDel="00000000" w:rsidR="00000000" w:rsidRPr="00000000">
              <w:rPr>
                <w:rtl w:val="0"/>
              </w:rPr>
              <w:t xml:space="preserve">17050</w:t>
            </w:r>
          </w:p>
        </w:tc>
        <w:tc>
          <w:tcPr>
            <w:tcMar>
              <w:left w:w="108.0" w:type="dxa"/>
              <w:right w:w="108.0" w:type="dxa"/>
            </w:tcMar>
          </w:tcPr>
          <w:p w:rsidR="00000000" w:rsidDel="00000000" w:rsidP="00000000" w:rsidRDefault="00000000" w:rsidRPr="00000000" w14:paraId="00000197">
            <w:pPr>
              <w:pageBreakBefore w:val="0"/>
              <w:spacing w:before="0" w:line="240" w:lineRule="auto"/>
              <w:ind w:firstLine="0"/>
              <w:rPr/>
            </w:pPr>
            <w:r w:rsidDel="00000000" w:rsidR="00000000" w:rsidRPr="00000000">
              <w:rPr>
                <w:rtl w:val="0"/>
              </w:rPr>
              <w:t xml:space="preserve">18212</w:t>
            </w:r>
          </w:p>
        </w:tc>
        <w:tc>
          <w:tcPr>
            <w:tcMar>
              <w:left w:w="108.0" w:type="dxa"/>
              <w:right w:w="108.0" w:type="dxa"/>
            </w:tcMar>
          </w:tcPr>
          <w:p w:rsidR="00000000" w:rsidDel="00000000" w:rsidP="00000000" w:rsidRDefault="00000000" w:rsidRPr="00000000" w14:paraId="00000198">
            <w:pPr>
              <w:pageBreakBefore w:val="0"/>
              <w:spacing w:before="0" w:line="240" w:lineRule="auto"/>
              <w:ind w:firstLine="0"/>
              <w:rPr/>
            </w:pPr>
            <w:r w:rsidDel="00000000" w:rsidR="00000000" w:rsidRPr="00000000">
              <w:rPr>
                <w:rtl w:val="0"/>
              </w:rPr>
              <w:t xml:space="preserve">17738</w:t>
            </w:r>
          </w:p>
        </w:tc>
        <w:tc>
          <w:tcPr>
            <w:tcMar>
              <w:left w:w="108.0" w:type="dxa"/>
              <w:right w:w="108.0" w:type="dxa"/>
            </w:tcMar>
          </w:tcPr>
          <w:p w:rsidR="00000000" w:rsidDel="00000000" w:rsidP="00000000" w:rsidRDefault="00000000" w:rsidRPr="00000000" w14:paraId="00000199">
            <w:pPr>
              <w:pageBreakBefore w:val="0"/>
              <w:spacing w:before="0" w:line="240" w:lineRule="auto"/>
              <w:ind w:firstLine="0"/>
              <w:rPr/>
            </w:pPr>
            <w:r w:rsidDel="00000000" w:rsidR="00000000" w:rsidRPr="00000000">
              <w:rPr>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9A">
            <w:pPr>
              <w:pageBreakBefore w:val="0"/>
              <w:spacing w:before="0" w:line="240" w:lineRule="auto"/>
              <w:ind w:firstLine="0"/>
              <w:rPr/>
            </w:pPr>
            <w:r w:rsidDel="00000000" w:rsidR="00000000" w:rsidRPr="00000000">
              <w:rPr>
                <w:rtl w:val="0"/>
              </w:rPr>
              <w:t xml:space="preserve">N</w:t>
            </w:r>
          </w:p>
        </w:tc>
        <w:tc>
          <w:tcPr>
            <w:tcMar>
              <w:left w:w="108.0" w:type="dxa"/>
              <w:right w:w="108.0" w:type="dxa"/>
            </w:tcMar>
          </w:tcPr>
          <w:p w:rsidR="00000000" w:rsidDel="00000000" w:rsidP="00000000" w:rsidRDefault="00000000" w:rsidRPr="00000000" w14:paraId="0000019B">
            <w:pPr>
              <w:pageBreakBefore w:val="0"/>
              <w:spacing w:before="0" w:line="240" w:lineRule="auto"/>
              <w:ind w:firstLine="0"/>
              <w:rPr/>
            </w:pPr>
            <w:r w:rsidDel="00000000" w:rsidR="00000000" w:rsidRPr="00000000">
              <w:rPr>
                <w:rtl w:val="0"/>
              </w:rPr>
              <w:t xml:space="preserve">97179</w:t>
            </w:r>
          </w:p>
        </w:tc>
        <w:tc>
          <w:tcPr>
            <w:tcMar>
              <w:left w:w="108.0" w:type="dxa"/>
              <w:right w:w="108.0" w:type="dxa"/>
            </w:tcMar>
          </w:tcPr>
          <w:p w:rsidR="00000000" w:rsidDel="00000000" w:rsidP="00000000" w:rsidRDefault="00000000" w:rsidRPr="00000000" w14:paraId="0000019C">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D">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E">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F">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0">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1">
            <w:pPr>
              <w:pageBreakBefore w:val="0"/>
              <w:spacing w:before="0" w:line="240" w:lineRule="auto"/>
              <w:ind w:firstLine="0"/>
              <w:rPr/>
            </w:pPr>
            <w:r w:rsidDel="00000000" w:rsidR="00000000" w:rsidRPr="00000000">
              <w:rPr>
                <w:rtl w:val="0"/>
              </w:rPr>
            </w:r>
          </w:p>
        </w:tc>
      </w:tr>
    </w:tbl>
    <w:p w:rsidR="00000000" w:rsidDel="00000000" w:rsidP="00000000" w:rsidRDefault="00000000" w:rsidRPr="00000000" w14:paraId="000001A2">
      <w:pPr>
        <w:pStyle w:val="Heading4"/>
        <w:pageBreakBefore w:val="0"/>
        <w:spacing w:before="0" w:line="360" w:lineRule="auto"/>
        <w:rPr/>
      </w:pPr>
      <w:bookmarkStart w:colFirst="0" w:colLast="0" w:name="_3x8tuzt" w:id="119"/>
      <w:bookmarkEnd w:id="119"/>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A3">
      <w:pPr>
        <w:pStyle w:val="Heading4"/>
        <w:pageBreakBefore w:val="0"/>
        <w:spacing w:before="0" w:line="360" w:lineRule="auto"/>
        <w:rPr/>
      </w:pPr>
      <w:bookmarkStart w:colFirst="0" w:colLast="0" w:name="_2ce457m" w:id="120"/>
      <w:bookmarkEnd w:id="120"/>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A4">
      <w:pPr>
        <w:pStyle w:val="Heading4"/>
        <w:pageBreakBefore w:val="0"/>
        <w:spacing w:before="0" w:line="360" w:lineRule="auto"/>
        <w:rPr/>
      </w:pPr>
      <w:bookmarkStart w:colFirst="0" w:colLast="0" w:name="_rjefff" w:id="121"/>
      <w:bookmarkEnd w:id="121"/>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4"/>
        <w:pageBreakBefore w:val="0"/>
        <w:spacing w:before="0" w:line="360" w:lineRule="auto"/>
        <w:rPr/>
      </w:pPr>
      <w:bookmarkStart w:colFirst="0" w:colLast="0" w:name="_3bj1y38" w:id="122"/>
      <w:bookmarkEnd w:id="122"/>
      <w:r w:rsidDel="00000000" w:rsidR="00000000" w:rsidRPr="00000000">
        <w:rPr>
          <w:rtl w:val="0"/>
        </w:rPr>
      </w:r>
    </w:p>
    <w:p w:rsidR="00000000" w:rsidDel="00000000" w:rsidP="00000000" w:rsidRDefault="00000000" w:rsidRPr="00000000" w14:paraId="000001A7">
      <w:pPr>
        <w:pStyle w:val="Heading4"/>
        <w:pageBreakBefore w:val="0"/>
        <w:spacing w:before="0" w:lineRule="auto"/>
        <w:rPr/>
      </w:pPr>
      <w:bookmarkStart w:colFirst="0" w:colLast="0" w:name="_1qoc8b1" w:id="123"/>
      <w:bookmarkEnd w:id="123"/>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A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AE">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AF">
            <w:pPr>
              <w:pageBreakBefore w:val="0"/>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B0">
            <w:pPr>
              <w:pageBreakBefore w:val="0"/>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B1">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B2">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B3">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B4">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spacing w:before="0" w:line="240" w:lineRule="auto"/>
              <w:ind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B7">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B8">
            <w:pPr>
              <w:pageBreakBefore w:val="0"/>
              <w:spacing w:before="0" w:line="240" w:lineRule="auto"/>
              <w:ind w:firstLine="0"/>
              <w:rPr/>
            </w:pPr>
            <w:r w:rsidDel="00000000" w:rsidR="00000000" w:rsidRPr="00000000">
              <w:rPr>
                <w:rtl w:val="0"/>
              </w:rPr>
              <w:t xml:space="preserve">59495.37168</w:t>
            </w:r>
          </w:p>
        </w:tc>
        <w:tc>
          <w:tcPr>
            <w:tcMar>
              <w:left w:w="40.0" w:type="dxa"/>
              <w:right w:w="40.0" w:type="dxa"/>
            </w:tcMar>
            <w:vAlign w:val="bottom"/>
          </w:tcPr>
          <w:p w:rsidR="00000000" w:rsidDel="00000000" w:rsidP="00000000" w:rsidRDefault="00000000" w:rsidRPr="00000000" w14:paraId="000001B9">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BA">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spacing w:before="0" w:line="240" w:lineRule="auto"/>
              <w:ind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BD">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BE">
            <w:pPr>
              <w:pageBreakBefore w:val="0"/>
              <w:spacing w:before="0" w:line="240" w:lineRule="auto"/>
              <w:ind w:firstLine="0"/>
              <w:rPr/>
            </w:pPr>
            <w:r w:rsidDel="00000000" w:rsidR="00000000" w:rsidRPr="00000000">
              <w:rPr>
                <w:rtl w:val="0"/>
              </w:rPr>
              <w:t xml:space="preserve">69741.44052</w:t>
            </w:r>
          </w:p>
        </w:tc>
        <w:tc>
          <w:tcPr>
            <w:tcMar>
              <w:left w:w="40.0" w:type="dxa"/>
              <w:right w:w="40.0" w:type="dxa"/>
            </w:tcMar>
            <w:vAlign w:val="bottom"/>
          </w:tcPr>
          <w:p w:rsidR="00000000" w:rsidDel="00000000" w:rsidP="00000000" w:rsidRDefault="00000000" w:rsidRPr="00000000" w14:paraId="000001BF">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C0">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spacing w:before="0" w:line="240" w:lineRule="auto"/>
              <w:ind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C3">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4">
            <w:pPr>
              <w:pageBreakBefore w:val="0"/>
              <w:spacing w:before="0" w:line="240" w:lineRule="auto"/>
              <w:ind w:firstLine="0"/>
              <w:rPr/>
            </w:pPr>
            <w:r w:rsidDel="00000000" w:rsidR="00000000" w:rsidRPr="00000000">
              <w:rPr>
                <w:rtl w:val="0"/>
              </w:rPr>
              <w:t xml:space="preserve">24586.8259</w:t>
            </w:r>
          </w:p>
        </w:tc>
        <w:tc>
          <w:tcPr>
            <w:tcMar>
              <w:left w:w="40.0" w:type="dxa"/>
              <w:right w:w="40.0" w:type="dxa"/>
            </w:tcMar>
            <w:vAlign w:val="bottom"/>
          </w:tcPr>
          <w:p w:rsidR="00000000" w:rsidDel="00000000" w:rsidP="00000000" w:rsidRDefault="00000000" w:rsidRPr="00000000" w14:paraId="000001C5">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C6">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spacing w:before="0" w:line="240" w:lineRule="auto"/>
              <w:ind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C9">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A">
            <w:pPr>
              <w:pageBreakBefore w:val="0"/>
              <w:spacing w:before="0" w:line="240" w:lineRule="auto"/>
              <w:ind w:firstLine="0"/>
              <w:rPr/>
            </w:pPr>
            <w:r w:rsidDel="00000000" w:rsidR="00000000" w:rsidRPr="00000000">
              <w:rPr>
                <w:rtl w:val="0"/>
              </w:rPr>
              <w:t xml:space="preserve">89616.61887</w:t>
            </w:r>
          </w:p>
        </w:tc>
        <w:tc>
          <w:tcPr>
            <w:tcMar>
              <w:left w:w="40.0" w:type="dxa"/>
              <w:right w:w="40.0" w:type="dxa"/>
            </w:tcMar>
            <w:vAlign w:val="bottom"/>
          </w:tcPr>
          <w:p w:rsidR="00000000" w:rsidDel="00000000" w:rsidP="00000000" w:rsidRDefault="00000000" w:rsidRPr="00000000" w14:paraId="000001CB">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CC">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spacing w:before="0" w:line="240" w:lineRule="auto"/>
              <w:ind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CF">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0">
            <w:pPr>
              <w:pageBreakBefore w:val="0"/>
              <w:spacing w:before="0" w:line="240" w:lineRule="auto"/>
              <w:ind w:firstLine="0"/>
              <w:rPr/>
            </w:pPr>
            <w:r w:rsidDel="00000000" w:rsidR="00000000" w:rsidRPr="00000000">
              <w:rPr>
                <w:rtl w:val="0"/>
              </w:rPr>
              <w:t xml:space="preserve">31473.84271</w:t>
            </w:r>
          </w:p>
        </w:tc>
        <w:tc>
          <w:tcPr>
            <w:tcMar>
              <w:left w:w="40.0" w:type="dxa"/>
              <w:right w:w="40.0" w:type="dxa"/>
            </w:tcMar>
            <w:vAlign w:val="bottom"/>
          </w:tcPr>
          <w:p w:rsidR="00000000" w:rsidDel="00000000" w:rsidP="00000000" w:rsidRDefault="00000000" w:rsidRPr="00000000" w14:paraId="000001D1">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D2">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D3">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D4">
            <w:pPr>
              <w:pageBreakBefore w:val="0"/>
              <w:spacing w:before="0" w:line="240" w:lineRule="auto"/>
              <w:ind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D5">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D6">
            <w:pPr>
              <w:pageBreakBefore w:val="0"/>
              <w:spacing w:before="0" w:line="240" w:lineRule="auto"/>
              <w:ind w:firstLine="0"/>
              <w:rPr/>
            </w:pPr>
            <w:r w:rsidDel="00000000" w:rsidR="00000000" w:rsidRPr="00000000">
              <w:rPr>
                <w:rtl w:val="0"/>
              </w:rPr>
              <w:t xml:space="preserve">105930.388</w:t>
            </w:r>
          </w:p>
        </w:tc>
        <w:tc>
          <w:tcPr>
            <w:tcMar>
              <w:left w:w="40.0" w:type="dxa"/>
              <w:right w:w="40.0" w:type="dxa"/>
            </w:tcMar>
            <w:vAlign w:val="bottom"/>
          </w:tcPr>
          <w:p w:rsidR="00000000" w:rsidDel="00000000" w:rsidP="00000000" w:rsidRDefault="00000000" w:rsidRPr="00000000" w14:paraId="000001D7">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D8">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D9">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DA">
            <w:pPr>
              <w:pageBreakBefore w:val="0"/>
              <w:spacing w:before="0" w:line="240" w:lineRule="auto"/>
              <w:ind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DB">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C">
            <w:pPr>
              <w:pageBreakBefore w:val="0"/>
              <w:spacing w:before="0" w:line="240" w:lineRule="auto"/>
              <w:ind w:firstLine="0"/>
              <w:rPr/>
            </w:pPr>
            <w:r w:rsidDel="00000000" w:rsidR="00000000" w:rsidRPr="00000000">
              <w:rPr>
                <w:rtl w:val="0"/>
              </w:rPr>
              <w:t xml:space="preserve">89424.88631</w:t>
            </w:r>
          </w:p>
        </w:tc>
        <w:tc>
          <w:tcPr>
            <w:tcMar>
              <w:left w:w="40.0" w:type="dxa"/>
              <w:right w:w="40.0" w:type="dxa"/>
            </w:tcMar>
            <w:vAlign w:val="bottom"/>
          </w:tcPr>
          <w:p w:rsidR="00000000" w:rsidDel="00000000" w:rsidP="00000000" w:rsidRDefault="00000000" w:rsidRPr="00000000" w14:paraId="000001DD">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DE">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DF">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E0">
            <w:pPr>
              <w:pageBreakBefore w:val="0"/>
              <w:spacing w:before="0" w:line="240" w:lineRule="auto"/>
              <w:ind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E1">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E2">
            <w:pPr>
              <w:pageBreakBefore w:val="0"/>
              <w:spacing w:before="0" w:line="240" w:lineRule="auto"/>
              <w:ind w:firstLine="0"/>
              <w:rPr/>
            </w:pPr>
            <w:r w:rsidDel="00000000" w:rsidR="00000000" w:rsidRPr="00000000">
              <w:rPr>
                <w:rtl w:val="0"/>
              </w:rPr>
              <w:t xml:space="preserve">87558.24273</w:t>
            </w:r>
          </w:p>
        </w:tc>
        <w:tc>
          <w:tcPr>
            <w:tcMar>
              <w:left w:w="40.0" w:type="dxa"/>
              <w:right w:w="40.0" w:type="dxa"/>
            </w:tcMar>
            <w:vAlign w:val="bottom"/>
          </w:tcPr>
          <w:p w:rsidR="00000000" w:rsidDel="00000000" w:rsidP="00000000" w:rsidRDefault="00000000" w:rsidRPr="00000000" w14:paraId="000001E3">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E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EA">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EB">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E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ED">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EE">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EF">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0">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spacing w:before="0" w:line="240" w:lineRule="auto"/>
              <w:ind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F3">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F4">
            <w:pPr>
              <w:pageBreakBefore w:val="0"/>
              <w:spacing w:before="0" w:line="240" w:lineRule="auto"/>
              <w:ind w:firstLine="0"/>
              <w:rPr/>
            </w:pPr>
            <w:r w:rsidDel="00000000" w:rsidR="00000000" w:rsidRPr="00000000">
              <w:rPr>
                <w:rtl w:val="0"/>
              </w:rPr>
              <w:t xml:space="preserve">59449.96511</w:t>
            </w:r>
          </w:p>
        </w:tc>
        <w:tc>
          <w:tcPr>
            <w:tcMar>
              <w:left w:w="40.0" w:type="dxa"/>
              <w:right w:w="40.0" w:type="dxa"/>
            </w:tcMar>
            <w:vAlign w:val="bottom"/>
          </w:tcPr>
          <w:p w:rsidR="00000000" w:rsidDel="00000000" w:rsidP="00000000" w:rsidRDefault="00000000" w:rsidRPr="00000000" w14:paraId="000001F5">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F6">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F7">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spacing w:before="0" w:line="240" w:lineRule="auto"/>
              <w:ind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F9">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FA">
            <w:pPr>
              <w:pageBreakBefore w:val="0"/>
              <w:spacing w:before="0" w:line="240" w:lineRule="auto"/>
              <w:ind w:firstLine="0"/>
              <w:rPr/>
            </w:pPr>
            <w:r w:rsidDel="00000000" w:rsidR="00000000" w:rsidRPr="00000000">
              <w:rPr>
                <w:rtl w:val="0"/>
              </w:rPr>
              <w:t xml:space="preserve">69519.11834</w:t>
            </w:r>
          </w:p>
        </w:tc>
        <w:tc>
          <w:tcPr>
            <w:tcMar>
              <w:left w:w="40.0" w:type="dxa"/>
              <w:right w:w="40.0" w:type="dxa"/>
            </w:tcMar>
            <w:vAlign w:val="bottom"/>
          </w:tcPr>
          <w:p w:rsidR="00000000" w:rsidDel="00000000" w:rsidP="00000000" w:rsidRDefault="00000000" w:rsidRPr="00000000" w14:paraId="000001FB">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FC">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FD">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spacing w:before="0" w:line="240" w:lineRule="auto"/>
              <w:ind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FF">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0">
            <w:pPr>
              <w:pageBreakBefore w:val="0"/>
              <w:spacing w:before="0" w:line="240" w:lineRule="auto"/>
              <w:ind w:firstLine="0"/>
              <w:rPr/>
            </w:pPr>
            <w:r w:rsidDel="00000000" w:rsidR="00000000" w:rsidRPr="00000000">
              <w:rPr>
                <w:rtl w:val="0"/>
              </w:rPr>
              <w:t xml:space="preserve">24531.83063</w:t>
            </w:r>
          </w:p>
        </w:tc>
        <w:tc>
          <w:tcPr>
            <w:tcMar>
              <w:left w:w="40.0" w:type="dxa"/>
              <w:right w:w="40.0" w:type="dxa"/>
            </w:tcMar>
            <w:vAlign w:val="bottom"/>
          </w:tcPr>
          <w:p w:rsidR="00000000" w:rsidDel="00000000" w:rsidP="00000000" w:rsidRDefault="00000000" w:rsidRPr="00000000" w14:paraId="00000201">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02">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03">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spacing w:before="0" w:line="240" w:lineRule="auto"/>
              <w:ind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205">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6">
            <w:pPr>
              <w:pageBreakBefore w:val="0"/>
              <w:spacing w:before="0" w:line="240" w:lineRule="auto"/>
              <w:ind w:firstLine="0"/>
              <w:rPr/>
            </w:pPr>
            <w:r w:rsidDel="00000000" w:rsidR="00000000" w:rsidRPr="00000000">
              <w:rPr>
                <w:rtl w:val="0"/>
              </w:rPr>
              <w:t xml:space="preserve">89589.41861</w:t>
            </w:r>
          </w:p>
        </w:tc>
        <w:tc>
          <w:tcPr>
            <w:tcMar>
              <w:left w:w="40.0" w:type="dxa"/>
              <w:right w:w="40.0" w:type="dxa"/>
            </w:tcMar>
            <w:vAlign w:val="bottom"/>
          </w:tcPr>
          <w:p w:rsidR="00000000" w:rsidDel="00000000" w:rsidP="00000000" w:rsidRDefault="00000000" w:rsidRPr="00000000" w14:paraId="00000207">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08">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09">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0A">
            <w:pPr>
              <w:pageBreakBefore w:val="0"/>
              <w:spacing w:before="0" w:line="240" w:lineRule="auto"/>
              <w:ind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20B">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C">
            <w:pPr>
              <w:pageBreakBefore w:val="0"/>
              <w:spacing w:before="0" w:line="240" w:lineRule="auto"/>
              <w:ind w:firstLine="0"/>
              <w:rPr/>
            </w:pPr>
            <w:r w:rsidDel="00000000" w:rsidR="00000000" w:rsidRPr="00000000">
              <w:rPr>
                <w:rtl w:val="0"/>
              </w:rPr>
              <w:t xml:space="preserve">31393.74228</w:t>
            </w:r>
          </w:p>
        </w:tc>
        <w:tc>
          <w:tcPr>
            <w:tcMar>
              <w:left w:w="40.0" w:type="dxa"/>
              <w:right w:w="40.0" w:type="dxa"/>
            </w:tcMar>
            <w:vAlign w:val="bottom"/>
          </w:tcPr>
          <w:p w:rsidR="00000000" w:rsidDel="00000000" w:rsidP="00000000" w:rsidRDefault="00000000" w:rsidRPr="00000000" w14:paraId="0000020D">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0E">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0F">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10">
            <w:pPr>
              <w:pageBreakBefore w:val="0"/>
              <w:spacing w:before="0" w:line="240" w:lineRule="auto"/>
              <w:ind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211">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212">
            <w:pPr>
              <w:pageBreakBefore w:val="0"/>
              <w:spacing w:before="0" w:line="240" w:lineRule="auto"/>
              <w:ind w:firstLine="0"/>
              <w:rPr/>
            </w:pPr>
            <w:r w:rsidDel="00000000" w:rsidR="00000000" w:rsidRPr="00000000">
              <w:rPr>
                <w:rtl w:val="0"/>
              </w:rPr>
              <w:t xml:space="preserve">105761.4798</w:t>
            </w:r>
          </w:p>
        </w:tc>
        <w:tc>
          <w:tcPr>
            <w:tcMar>
              <w:left w:w="40.0" w:type="dxa"/>
              <w:right w:w="40.0" w:type="dxa"/>
            </w:tcMar>
            <w:vAlign w:val="bottom"/>
          </w:tcPr>
          <w:p w:rsidR="00000000" w:rsidDel="00000000" w:rsidP="00000000" w:rsidRDefault="00000000" w:rsidRPr="00000000" w14:paraId="00000213">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14">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15">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16">
            <w:pPr>
              <w:pageBreakBefore w:val="0"/>
              <w:spacing w:before="0" w:line="240" w:lineRule="auto"/>
              <w:ind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217">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8">
            <w:pPr>
              <w:pageBreakBefore w:val="0"/>
              <w:spacing w:before="0" w:line="240" w:lineRule="auto"/>
              <w:ind w:firstLine="0"/>
              <w:rPr/>
            </w:pPr>
            <w:r w:rsidDel="00000000" w:rsidR="00000000" w:rsidRPr="00000000">
              <w:rPr>
                <w:rtl w:val="0"/>
              </w:rPr>
              <w:t xml:space="preserve">88087.63075</w:t>
            </w:r>
          </w:p>
        </w:tc>
        <w:tc>
          <w:tcPr>
            <w:tcMar>
              <w:left w:w="40.0" w:type="dxa"/>
              <w:right w:w="40.0" w:type="dxa"/>
            </w:tcMar>
            <w:vAlign w:val="bottom"/>
          </w:tcPr>
          <w:p w:rsidR="00000000" w:rsidDel="00000000" w:rsidP="00000000" w:rsidRDefault="00000000" w:rsidRPr="00000000" w14:paraId="00000219">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1A">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1B">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1C">
            <w:pPr>
              <w:pageBreakBefore w:val="0"/>
              <w:spacing w:before="0" w:line="240" w:lineRule="auto"/>
              <w:ind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21D">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E">
            <w:pPr>
              <w:pageBreakBefore w:val="0"/>
              <w:spacing w:before="0" w:line="240" w:lineRule="auto"/>
              <w:ind w:firstLine="0"/>
              <w:rPr/>
            </w:pPr>
            <w:r w:rsidDel="00000000" w:rsidR="00000000" w:rsidRPr="00000000">
              <w:rPr>
                <w:rtl w:val="0"/>
              </w:rPr>
              <w:t xml:space="preserve">87130.9085</w:t>
            </w:r>
          </w:p>
        </w:tc>
        <w:tc>
          <w:tcPr>
            <w:tcMar>
              <w:left w:w="40.0" w:type="dxa"/>
              <w:right w:w="40.0" w:type="dxa"/>
            </w:tcMar>
            <w:vAlign w:val="bottom"/>
          </w:tcPr>
          <w:p w:rsidR="00000000" w:rsidDel="00000000" w:rsidP="00000000" w:rsidRDefault="00000000" w:rsidRPr="00000000" w14:paraId="0000021F">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2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26">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227">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2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29">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2A">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2B">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2C">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2D">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2E">
            <w:pPr>
              <w:pageBreakBefore w:val="0"/>
              <w:spacing w:before="0" w:line="240" w:lineRule="auto"/>
              <w:ind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22F">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30">
            <w:pPr>
              <w:pageBreakBefore w:val="0"/>
              <w:spacing w:before="0" w:line="240" w:lineRule="auto"/>
              <w:ind w:firstLine="0"/>
              <w:rPr/>
            </w:pPr>
            <w:r w:rsidDel="00000000" w:rsidR="00000000" w:rsidRPr="00000000">
              <w:rPr>
                <w:rtl w:val="0"/>
              </w:rPr>
              <w:t xml:space="preserve">58879.43976</w:t>
            </w:r>
          </w:p>
        </w:tc>
        <w:tc>
          <w:tcPr>
            <w:tcMar>
              <w:left w:w="40.0" w:type="dxa"/>
              <w:right w:w="40.0" w:type="dxa"/>
            </w:tcMar>
            <w:vAlign w:val="bottom"/>
          </w:tcPr>
          <w:p w:rsidR="00000000" w:rsidDel="00000000" w:rsidP="00000000" w:rsidRDefault="00000000" w:rsidRPr="00000000" w14:paraId="00000231">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32">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33">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34">
            <w:pPr>
              <w:pageBreakBefore w:val="0"/>
              <w:spacing w:before="0" w:line="240" w:lineRule="auto"/>
              <w:ind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235">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36">
            <w:pPr>
              <w:pageBreakBefore w:val="0"/>
              <w:spacing w:before="0" w:line="240" w:lineRule="auto"/>
              <w:ind w:firstLine="0"/>
              <w:rPr/>
            </w:pPr>
            <w:r w:rsidDel="00000000" w:rsidR="00000000" w:rsidRPr="00000000">
              <w:rPr>
                <w:rtl w:val="0"/>
              </w:rPr>
              <w:t xml:space="preserve">69254.50672</w:t>
            </w:r>
          </w:p>
        </w:tc>
        <w:tc>
          <w:tcPr>
            <w:tcMar>
              <w:left w:w="40.0" w:type="dxa"/>
              <w:right w:w="40.0" w:type="dxa"/>
            </w:tcMar>
            <w:vAlign w:val="bottom"/>
          </w:tcPr>
          <w:p w:rsidR="00000000" w:rsidDel="00000000" w:rsidP="00000000" w:rsidRDefault="00000000" w:rsidRPr="00000000" w14:paraId="00000237">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38">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39">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3A">
            <w:pPr>
              <w:pageBreakBefore w:val="0"/>
              <w:spacing w:before="0" w:line="240" w:lineRule="auto"/>
              <w:ind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23B">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3C">
            <w:pPr>
              <w:pageBreakBefore w:val="0"/>
              <w:spacing w:before="0" w:line="240" w:lineRule="auto"/>
              <w:ind w:firstLine="0"/>
              <w:rPr/>
            </w:pPr>
            <w:r w:rsidDel="00000000" w:rsidR="00000000" w:rsidRPr="00000000">
              <w:rPr>
                <w:rtl w:val="0"/>
              </w:rPr>
              <w:t xml:space="preserve">24537.20761</w:t>
            </w:r>
          </w:p>
        </w:tc>
        <w:tc>
          <w:tcPr>
            <w:tcMar>
              <w:left w:w="40.0" w:type="dxa"/>
              <w:right w:w="40.0" w:type="dxa"/>
            </w:tcMar>
            <w:vAlign w:val="bottom"/>
          </w:tcPr>
          <w:p w:rsidR="00000000" w:rsidDel="00000000" w:rsidP="00000000" w:rsidRDefault="00000000" w:rsidRPr="00000000" w14:paraId="0000023D">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3E">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spacing w:before="0" w:line="240" w:lineRule="auto"/>
              <w:ind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241">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42">
            <w:pPr>
              <w:pageBreakBefore w:val="0"/>
              <w:spacing w:before="0" w:line="240" w:lineRule="auto"/>
              <w:ind w:firstLine="0"/>
              <w:rPr/>
            </w:pPr>
            <w:r w:rsidDel="00000000" w:rsidR="00000000" w:rsidRPr="00000000">
              <w:rPr>
                <w:rtl w:val="0"/>
              </w:rPr>
              <w:t xml:space="preserve">89501.91786</w:t>
            </w:r>
          </w:p>
        </w:tc>
        <w:tc>
          <w:tcPr>
            <w:tcMar>
              <w:left w:w="40.0" w:type="dxa"/>
              <w:right w:w="40.0" w:type="dxa"/>
            </w:tcMar>
            <w:vAlign w:val="bottom"/>
          </w:tcPr>
          <w:p w:rsidR="00000000" w:rsidDel="00000000" w:rsidP="00000000" w:rsidRDefault="00000000" w:rsidRPr="00000000" w14:paraId="00000243">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44">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spacing w:before="0" w:line="240" w:lineRule="auto"/>
              <w:ind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247">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48">
            <w:pPr>
              <w:pageBreakBefore w:val="0"/>
              <w:spacing w:before="0" w:line="240" w:lineRule="auto"/>
              <w:ind w:firstLine="0"/>
              <w:rPr/>
            </w:pPr>
            <w:r w:rsidDel="00000000" w:rsidR="00000000" w:rsidRPr="00000000">
              <w:rPr>
                <w:rtl w:val="0"/>
              </w:rPr>
              <w:t xml:space="preserve">31388.04491</w:t>
            </w:r>
          </w:p>
        </w:tc>
        <w:tc>
          <w:tcPr>
            <w:tcMar>
              <w:left w:w="40.0" w:type="dxa"/>
              <w:right w:w="40.0" w:type="dxa"/>
            </w:tcMar>
            <w:vAlign w:val="bottom"/>
          </w:tcPr>
          <w:p w:rsidR="00000000" w:rsidDel="00000000" w:rsidP="00000000" w:rsidRDefault="00000000" w:rsidRPr="00000000" w14:paraId="00000249">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4A">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4B">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4C">
            <w:pPr>
              <w:pageBreakBefore w:val="0"/>
              <w:spacing w:before="0" w:line="240" w:lineRule="auto"/>
              <w:ind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24D">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4E">
            <w:pPr>
              <w:pageBreakBefore w:val="0"/>
              <w:spacing w:before="0" w:line="240" w:lineRule="auto"/>
              <w:ind w:firstLine="0"/>
              <w:rPr/>
            </w:pPr>
            <w:r w:rsidDel="00000000" w:rsidR="00000000" w:rsidRPr="00000000">
              <w:rPr>
                <w:rtl w:val="0"/>
              </w:rPr>
              <w:t xml:space="preserve">105664.8715</w:t>
            </w:r>
          </w:p>
        </w:tc>
        <w:tc>
          <w:tcPr>
            <w:tcMar>
              <w:left w:w="40.0" w:type="dxa"/>
              <w:right w:w="40.0" w:type="dxa"/>
            </w:tcMar>
            <w:vAlign w:val="bottom"/>
          </w:tcPr>
          <w:p w:rsidR="00000000" w:rsidDel="00000000" w:rsidP="00000000" w:rsidRDefault="00000000" w:rsidRPr="00000000" w14:paraId="0000024F">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50">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51">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52">
            <w:pPr>
              <w:pageBreakBefore w:val="0"/>
              <w:spacing w:before="0" w:line="240" w:lineRule="auto"/>
              <w:ind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53">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4">
            <w:pPr>
              <w:pageBreakBefore w:val="0"/>
              <w:spacing w:before="0" w:line="240" w:lineRule="auto"/>
              <w:ind w:firstLine="0"/>
              <w:rPr/>
            </w:pPr>
            <w:r w:rsidDel="00000000" w:rsidR="00000000" w:rsidRPr="00000000">
              <w:rPr>
                <w:rtl w:val="0"/>
              </w:rPr>
              <w:t xml:space="preserve">88042.17934</w:t>
            </w:r>
          </w:p>
        </w:tc>
        <w:tc>
          <w:tcPr>
            <w:tcMar>
              <w:left w:w="40.0" w:type="dxa"/>
              <w:right w:w="40.0" w:type="dxa"/>
            </w:tcMar>
            <w:vAlign w:val="bottom"/>
          </w:tcPr>
          <w:p w:rsidR="00000000" w:rsidDel="00000000" w:rsidP="00000000" w:rsidRDefault="00000000" w:rsidRPr="00000000" w14:paraId="00000255">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56">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57">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58">
            <w:pPr>
              <w:pageBreakBefore w:val="0"/>
              <w:spacing w:before="0" w:line="240" w:lineRule="auto"/>
              <w:ind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59">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A">
            <w:pPr>
              <w:pageBreakBefore w:val="0"/>
              <w:spacing w:before="0" w:line="240" w:lineRule="auto"/>
              <w:ind w:firstLine="0"/>
              <w:rPr/>
            </w:pPr>
            <w:r w:rsidDel="00000000" w:rsidR="00000000" w:rsidRPr="00000000">
              <w:rPr>
                <w:rtl w:val="0"/>
              </w:rPr>
              <w:t xml:space="preserve">87018.7126</w:t>
            </w:r>
          </w:p>
        </w:tc>
        <w:tc>
          <w:tcPr>
            <w:tcMar>
              <w:left w:w="40.0" w:type="dxa"/>
              <w:right w:w="40.0" w:type="dxa"/>
            </w:tcMar>
            <w:vAlign w:val="bottom"/>
          </w:tcPr>
          <w:p w:rsidR="00000000" w:rsidDel="00000000" w:rsidP="00000000" w:rsidRDefault="00000000" w:rsidRPr="00000000" w14:paraId="0000025B">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5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62">
            <w:pPr>
              <w:pageBreakBefore w:val="0"/>
              <w:spacing w:before="0" w:line="240" w:lineRule="auto"/>
              <w:ind w:firstLine="0"/>
              <w:rPr/>
            </w:pPr>
            <w:r w:rsidDel="00000000" w:rsidR="00000000" w:rsidRPr="00000000">
              <w:rPr>
                <w:b w:val="1"/>
                <w:bCs w:val="1"/>
                <w:color w:val="ffffff"/>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63">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6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65">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66">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67">
            <w:pPr>
              <w:pageBreakBefore w:val="0"/>
              <w:spacing w:before="0" w:line="240" w:lineRule="auto"/>
              <w:ind w:firstLine="0"/>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68">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spacing w:before="0" w:line="240" w:lineRule="auto"/>
              <w:ind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6B">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6C">
            <w:pPr>
              <w:pageBreakBefore w:val="0"/>
              <w:spacing w:before="0" w:line="240" w:lineRule="auto"/>
              <w:ind w:firstLine="0"/>
              <w:rPr/>
            </w:pPr>
            <w:r w:rsidDel="00000000" w:rsidR="00000000" w:rsidRPr="00000000">
              <w:rPr>
                <w:rtl w:val="0"/>
              </w:rPr>
              <w:t xml:space="preserve">58847.4225</w:t>
            </w:r>
          </w:p>
        </w:tc>
        <w:tc>
          <w:tcPr>
            <w:tcMar>
              <w:left w:w="40.0" w:type="dxa"/>
              <w:right w:w="40.0" w:type="dxa"/>
            </w:tcMar>
            <w:vAlign w:val="bottom"/>
          </w:tcPr>
          <w:p w:rsidR="00000000" w:rsidDel="00000000" w:rsidP="00000000" w:rsidRDefault="00000000" w:rsidRPr="00000000" w14:paraId="0000026D">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6E">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spacing w:before="0" w:line="240" w:lineRule="auto"/>
              <w:ind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71">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72">
            <w:pPr>
              <w:pageBreakBefore w:val="0"/>
              <w:spacing w:before="0" w:line="240" w:lineRule="auto"/>
              <w:ind w:firstLine="0"/>
              <w:rPr/>
            </w:pPr>
            <w:r w:rsidDel="00000000" w:rsidR="00000000" w:rsidRPr="00000000">
              <w:rPr>
                <w:rtl w:val="0"/>
              </w:rPr>
              <w:t xml:space="preserve">69251.88835</w:t>
            </w:r>
          </w:p>
        </w:tc>
        <w:tc>
          <w:tcPr>
            <w:tcMar>
              <w:left w:w="40.0" w:type="dxa"/>
              <w:right w:w="40.0" w:type="dxa"/>
            </w:tcMar>
            <w:vAlign w:val="bottom"/>
          </w:tcPr>
          <w:p w:rsidR="00000000" w:rsidDel="00000000" w:rsidP="00000000" w:rsidRDefault="00000000" w:rsidRPr="00000000" w14:paraId="00000273">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74">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spacing w:before="0" w:line="240" w:lineRule="auto"/>
              <w:ind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77">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8">
            <w:pPr>
              <w:pageBreakBefore w:val="0"/>
              <w:spacing w:before="0" w:line="240" w:lineRule="auto"/>
              <w:ind w:firstLine="0"/>
              <w:rPr/>
            </w:pPr>
            <w:r w:rsidDel="00000000" w:rsidR="00000000" w:rsidRPr="00000000">
              <w:rPr>
                <w:rtl w:val="0"/>
              </w:rPr>
              <w:t xml:space="preserve">24521.40102</w:t>
            </w:r>
          </w:p>
        </w:tc>
        <w:tc>
          <w:tcPr>
            <w:tcMar>
              <w:left w:w="40.0" w:type="dxa"/>
              <w:right w:w="40.0" w:type="dxa"/>
            </w:tcMar>
            <w:vAlign w:val="bottom"/>
          </w:tcPr>
          <w:p w:rsidR="00000000" w:rsidDel="00000000" w:rsidP="00000000" w:rsidRDefault="00000000" w:rsidRPr="00000000" w14:paraId="00000279">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7A">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7C">
            <w:pPr>
              <w:pageBreakBefore w:val="0"/>
              <w:spacing w:before="0" w:line="240" w:lineRule="auto"/>
              <w:ind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7D">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E">
            <w:pPr>
              <w:pageBreakBefore w:val="0"/>
              <w:spacing w:before="0" w:line="240" w:lineRule="auto"/>
              <w:ind w:firstLine="0"/>
              <w:rPr/>
            </w:pPr>
            <w:r w:rsidDel="00000000" w:rsidR="00000000" w:rsidRPr="00000000">
              <w:rPr>
                <w:rtl w:val="0"/>
              </w:rPr>
              <w:t xml:space="preserve">89493.24602</w:t>
            </w:r>
          </w:p>
        </w:tc>
        <w:tc>
          <w:tcPr>
            <w:tcMar>
              <w:left w:w="40.0" w:type="dxa"/>
              <w:right w:w="40.0" w:type="dxa"/>
            </w:tcMar>
            <w:vAlign w:val="bottom"/>
          </w:tcPr>
          <w:p w:rsidR="00000000" w:rsidDel="00000000" w:rsidP="00000000" w:rsidRDefault="00000000" w:rsidRPr="00000000" w14:paraId="0000027F">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80">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spacing w:before="0" w:line="240" w:lineRule="auto"/>
              <w:ind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83">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84">
            <w:pPr>
              <w:pageBreakBefore w:val="0"/>
              <w:spacing w:before="0" w:line="240" w:lineRule="auto"/>
              <w:ind w:firstLine="0"/>
              <w:rPr/>
            </w:pPr>
            <w:r w:rsidDel="00000000" w:rsidR="00000000" w:rsidRPr="00000000">
              <w:rPr>
                <w:rtl w:val="0"/>
              </w:rPr>
              <w:t xml:space="preserve">31381.69703</w:t>
            </w:r>
          </w:p>
        </w:tc>
        <w:tc>
          <w:tcPr>
            <w:tcMar>
              <w:left w:w="40.0" w:type="dxa"/>
              <w:right w:w="40.0" w:type="dxa"/>
            </w:tcMar>
            <w:vAlign w:val="bottom"/>
          </w:tcPr>
          <w:p w:rsidR="00000000" w:rsidDel="00000000" w:rsidP="00000000" w:rsidRDefault="00000000" w:rsidRPr="00000000" w14:paraId="00000285">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86">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87">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88">
            <w:pPr>
              <w:pageBreakBefore w:val="0"/>
              <w:spacing w:before="0" w:line="240" w:lineRule="auto"/>
              <w:ind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89">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8A">
            <w:pPr>
              <w:pageBreakBefore w:val="0"/>
              <w:spacing w:before="0" w:line="240" w:lineRule="auto"/>
              <w:ind w:firstLine="0"/>
              <w:rPr/>
            </w:pPr>
            <w:r w:rsidDel="00000000" w:rsidR="00000000" w:rsidRPr="00000000">
              <w:rPr>
                <w:rtl w:val="0"/>
              </w:rPr>
              <w:t xml:space="preserve">105544.9364</w:t>
            </w:r>
          </w:p>
        </w:tc>
        <w:tc>
          <w:tcPr>
            <w:tcMar>
              <w:left w:w="40.0" w:type="dxa"/>
              <w:right w:w="40.0" w:type="dxa"/>
            </w:tcMar>
            <w:vAlign w:val="bottom"/>
          </w:tcPr>
          <w:p w:rsidR="00000000" w:rsidDel="00000000" w:rsidP="00000000" w:rsidRDefault="00000000" w:rsidRPr="00000000" w14:paraId="0000028B">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8C">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8D">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8E">
            <w:pPr>
              <w:pageBreakBefore w:val="0"/>
              <w:spacing w:before="0" w:line="240" w:lineRule="auto"/>
              <w:ind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8F">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0">
            <w:pPr>
              <w:pageBreakBefore w:val="0"/>
              <w:spacing w:before="0" w:line="240" w:lineRule="auto"/>
              <w:ind w:firstLine="0"/>
              <w:rPr/>
            </w:pPr>
            <w:r w:rsidDel="00000000" w:rsidR="00000000" w:rsidRPr="00000000">
              <w:rPr>
                <w:rtl w:val="0"/>
              </w:rPr>
              <w:t xml:space="preserve">87866.04808</w:t>
            </w:r>
          </w:p>
        </w:tc>
        <w:tc>
          <w:tcPr>
            <w:tcMar>
              <w:left w:w="40.0" w:type="dxa"/>
              <w:right w:w="40.0" w:type="dxa"/>
            </w:tcMar>
            <w:vAlign w:val="bottom"/>
          </w:tcPr>
          <w:p w:rsidR="00000000" w:rsidDel="00000000" w:rsidP="00000000" w:rsidRDefault="00000000" w:rsidRPr="00000000" w14:paraId="00000291">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92">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93">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94">
            <w:pPr>
              <w:pageBreakBefore w:val="0"/>
              <w:spacing w:before="0" w:line="240" w:lineRule="auto"/>
              <w:ind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95">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6">
            <w:pPr>
              <w:pageBreakBefore w:val="0"/>
              <w:spacing w:before="0" w:line="240" w:lineRule="auto"/>
              <w:ind w:firstLine="0"/>
              <w:rPr/>
            </w:pPr>
            <w:r w:rsidDel="00000000" w:rsidR="00000000" w:rsidRPr="00000000">
              <w:rPr>
                <w:rtl w:val="0"/>
              </w:rPr>
              <w:t xml:space="preserve">86996.43413</w:t>
            </w:r>
          </w:p>
        </w:tc>
        <w:tc>
          <w:tcPr>
            <w:tcMar>
              <w:left w:w="40.0" w:type="dxa"/>
              <w:right w:w="40.0" w:type="dxa"/>
            </w:tcMar>
            <w:vAlign w:val="bottom"/>
          </w:tcPr>
          <w:p w:rsidR="00000000" w:rsidDel="00000000" w:rsidP="00000000" w:rsidRDefault="00000000" w:rsidRPr="00000000" w14:paraId="00000297">
            <w:pPr>
              <w:pageBreakBefore w:val="0"/>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98">
      <w:pPr>
        <w:pageBreakBefore w:val="0"/>
        <w:spacing w:before="0" w:lineRule="auto"/>
        <w:rPr/>
      </w:pPr>
      <w:r w:rsidDel="00000000" w:rsidR="00000000" w:rsidRPr="00000000">
        <w:rPr>
          <w:rtl w:val="0"/>
        </w:rPr>
      </w:r>
    </w:p>
    <w:p w:rsidR="00000000" w:rsidDel="00000000" w:rsidP="00000000" w:rsidRDefault="00000000" w:rsidRPr="00000000" w14:paraId="00000299">
      <w:pPr>
        <w:pStyle w:val="Heading4"/>
        <w:pageBreakBefore w:val="0"/>
        <w:spacing w:before="0" w:line="360" w:lineRule="auto"/>
        <w:rPr/>
      </w:pPr>
      <w:bookmarkStart w:colFirst="0" w:colLast="0" w:name="_4anzqyu" w:id="124"/>
      <w:bookmarkEnd w:id="124"/>
      <w:r w:rsidDel="00000000" w:rsidR="00000000" w:rsidRPr="00000000">
        <w:rPr>
          <w:rtl w:val="0"/>
        </w:rPr>
      </w:r>
    </w:p>
    <w:p w:rsidR="00000000" w:rsidDel="00000000" w:rsidP="00000000" w:rsidRDefault="00000000" w:rsidRPr="00000000" w14:paraId="0000029A">
      <w:pPr>
        <w:pStyle w:val="Heading4"/>
        <w:pageBreakBefore w:val="0"/>
        <w:spacing w:before="0" w:line="360" w:lineRule="auto"/>
        <w:rPr/>
      </w:pPr>
      <w:bookmarkStart w:colFirst="0" w:colLast="0" w:name="_2pta16n" w:id="125"/>
      <w:bookmarkEnd w:id="125"/>
      <w:r w:rsidDel="00000000" w:rsidR="00000000" w:rsidRPr="00000000">
        <w:rPr>
          <w:rtl w:val="0"/>
        </w:rPr>
      </w:r>
    </w:p>
    <w:p w:rsidR="00000000" w:rsidDel="00000000" w:rsidP="00000000" w:rsidRDefault="00000000" w:rsidRPr="00000000" w14:paraId="0000029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9C">
      <w:pPr>
        <w:pageBreakBefore w:val="0"/>
        <w:spacing w:line="240" w:lineRule="auto"/>
        <w:ind w:firstLine="0"/>
        <w:rPr>
          <w:rFonts w:ascii="Arial" w:cs="Arial" w:eastAsia="Arial" w:hAnsi="Arial"/>
          <w:b w:val="1"/>
          <w:bCs w:val="1"/>
          <w:sz w:val="22"/>
          <w:szCs w:val="22"/>
        </w:rPr>
      </w:pPr>
      <w:r w:rsidDel="00000000" w:rsidR="00000000" w:rsidRPr="00000000">
        <w:rPr>
          <w:b w:val="1"/>
          <w:bCs w:val="1"/>
          <w:rtl w:val="0"/>
        </w:rPr>
        <w:t xml:space="preserve">Table 3. Coefficient Estimates of Multilevel Logistic HAPC for All Eight “Core” Participation Activities in the Cumulative SPPA Data File, 1982-2012. </w:t>
      </w:r>
      <w:r w:rsidDel="00000000" w:rsidR="00000000" w:rsidRPr="00000000">
        <w:rPr>
          <w:rtl w:val="0"/>
        </w:rPr>
      </w:r>
    </w:p>
    <w:tbl>
      <w:tblPr>
        <w:tblStyle w:val="Table3"/>
        <w:tblW w:w="12751.999999999998"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08"/>
        <w:gridCol w:w="1008"/>
        <w:gridCol w:w="1008"/>
        <w:gridCol w:w="1008"/>
        <w:gridCol w:w="1008"/>
        <w:gridCol w:w="1008"/>
        <w:gridCol w:w="1008"/>
        <w:gridCol w:w="1008"/>
        <w:gridCol w:w="1008"/>
        <w:gridCol w:w="920"/>
        <w:gridCol w:w="920"/>
        <w:gridCol w:w="920"/>
        <w:gridCol w:w="920"/>
        <w:tblGridChange w:id="0">
          <w:tblGrid>
            <w:gridCol w:w="1008"/>
            <w:gridCol w:w="1008"/>
            <w:gridCol w:w="1008"/>
            <w:gridCol w:w="1008"/>
            <w:gridCol w:w="1008"/>
            <w:gridCol w:w="1008"/>
            <w:gridCol w:w="1008"/>
            <w:gridCol w:w="1008"/>
            <w:gridCol w:w="1008"/>
            <w:gridCol w:w="920"/>
            <w:gridCol w:w="920"/>
            <w:gridCol w:w="920"/>
            <w:gridCol w:w="920"/>
          </w:tblGrid>
        </w:tblGridChange>
      </w:tblGrid>
      <w:tr>
        <w:trPr>
          <w:cantSplit w:val="0"/>
          <w:tblHeader w:val="0"/>
        </w:trPr>
        <w:tc>
          <w:tcPr>
            <w:shd w:fill="999999"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1"/>
              <w:spacing w:before="0" w:line="240" w:lineRule="auto"/>
              <w:ind w:firstLine="0"/>
              <w:jc w:val="left"/>
              <w:rPr>
                <w:sz w:val="22"/>
                <w:szCs w:val="22"/>
              </w:rPr>
            </w:pPr>
            <w:r w:rsidDel="00000000" w:rsidR="00000000" w:rsidRPr="00000000">
              <w:rPr>
                <w:rtl w:val="0"/>
              </w:rPr>
            </w:r>
          </w:p>
        </w:tc>
        <w:tc>
          <w:tcPr>
            <w:shd w:fill="999999" w:val="clear"/>
            <w:tcMar>
              <w:top w:w="0.0" w:type="dxa"/>
              <w:left w:w="108.0" w:type="dxa"/>
              <w:bottom w:w="0.0" w:type="dxa"/>
              <w:right w:w="108.0" w:type="dxa"/>
            </w:tcMar>
            <w:vAlign w:val="bottom"/>
          </w:tcPr>
          <w:p w:rsidR="00000000" w:rsidDel="00000000" w:rsidP="00000000" w:rsidRDefault="00000000" w:rsidRPr="00000000" w14:paraId="0000029E">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Hist. </w:t>
            </w:r>
          </w:p>
          <w:p w:rsidR="00000000" w:rsidDel="00000000" w:rsidP="00000000" w:rsidRDefault="00000000" w:rsidRPr="00000000" w14:paraId="0000029F">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Mon.</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0">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1">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Fest.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2">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3">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Museum</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4">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Musical</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5">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Symph.</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6">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Jazz</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7">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Ballet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8">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Opera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1"/>
              <w:spacing w:before="0" w:line="240" w:lineRule="auto"/>
              <w:ind w:firstLine="0"/>
              <w:jc w:val="left"/>
              <w:rPr>
                <w:sz w:val="24"/>
                <w:szCs w:val="24"/>
              </w:rPr>
            </w:pPr>
            <w:r w:rsidDel="00000000" w:rsidR="00000000" w:rsidRPr="00000000">
              <w:rPr>
                <w:sz w:val="24"/>
                <w:szCs w:val="24"/>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(-2.91)</w:t>
            </w:r>
          </w:p>
        </w:tc>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(-10.22)</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(-10.07)</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(-11.30)</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(-13.10)</w:t>
            </w:r>
          </w:p>
        </w:tc>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(-4.82)</w:t>
            </w:r>
          </w:p>
        </w:tc>
        <w:tc>
          <w:tcPr>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(-5.64)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(4.72)</w:t>
            </w:r>
          </w:p>
        </w:tc>
        <w:tc>
          <w:tcPr>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(3.96)</w:t>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(10.20)</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(11.50)</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1"/>
              <w:spacing w:before="0" w:line="240" w:lineRule="auto"/>
              <w:ind w:firstLine="0"/>
              <w:jc w:val="center"/>
              <w:rPr>
                <w:sz w:val="24"/>
                <w:szCs w:val="24"/>
              </w:rPr>
            </w:pPr>
            <w:r w:rsidDel="00000000" w:rsidR="00000000" w:rsidRPr="00000000">
              <w:rPr>
                <w:sz w:val="24"/>
                <w:szCs w:val="24"/>
                <w:rtl w:val="0"/>
              </w:rPr>
              <w:t xml:space="preserve">0.38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(11.43)</w:t>
            </w:r>
          </w:p>
        </w:tc>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(10.94)</w:t>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(5.09)</w:t>
            </w:r>
          </w:p>
        </w:tc>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(-6.45)</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(-5.55)</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(-12.79)</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(-11.17)</w:t>
            </w:r>
          </w:p>
        </w:tc>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(-10.00)</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(-5.46)</w:t>
            </w:r>
          </w:p>
        </w:tc>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1"/>
              <w:spacing w:before="0" w:line="240" w:lineRule="auto"/>
              <w:ind w:firstLine="0"/>
              <w:jc w:val="left"/>
              <w:rPr>
                <w:sz w:val="24"/>
                <w:szCs w:val="24"/>
              </w:rPr>
            </w:pPr>
            <w:r w:rsidDel="00000000" w:rsidR="00000000" w:rsidRPr="00000000">
              <w:rPr>
                <w:sz w:val="24"/>
                <w:szCs w:val="24"/>
                <w:rtl w:val="0"/>
              </w:rPr>
              <w:t xml:space="preserve">Woman</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(6.36)</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1"/>
              <w:spacing w:before="0" w:line="240" w:lineRule="auto"/>
              <w:ind w:firstLine="0"/>
              <w:jc w:val="center"/>
              <w:rPr>
                <w:sz w:val="24"/>
                <w:szCs w:val="24"/>
              </w:rPr>
            </w:pPr>
            <w:r w:rsidDel="00000000" w:rsidR="00000000" w:rsidRPr="00000000">
              <w:rPr>
                <w:sz w:val="24"/>
                <w:szCs w:val="24"/>
                <w:rtl w:val="0"/>
              </w:rPr>
              <w:t xml:space="preserve">0.60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(35.08)</w:t>
            </w:r>
          </w:p>
        </w:tc>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(16.29)</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(24.97)</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1"/>
              <w:spacing w:before="0" w:line="240" w:lineRule="auto"/>
              <w:ind w:firstLine="0"/>
              <w:jc w:val="center"/>
              <w:rPr>
                <w:sz w:val="24"/>
                <w:szCs w:val="24"/>
              </w:rPr>
            </w:pPr>
            <w:r w:rsidDel="00000000" w:rsidR="00000000" w:rsidRPr="00000000">
              <w:rPr>
                <w:sz w:val="24"/>
                <w:szCs w:val="24"/>
                <w:rtl w:val="0"/>
              </w:rPr>
              <w:t xml:space="preserve">0.37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(17.43)</w:t>
            </w:r>
          </w:p>
        </w:tc>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(0.85)</w:t>
            </w:r>
          </w:p>
        </w:tc>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(20.17)</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spacing w:before="0" w:line="240" w:lineRule="auto"/>
              <w:ind w:firstLine="0"/>
              <w:jc w:val="center"/>
              <w:rPr>
                <w:sz w:val="24"/>
                <w:szCs w:val="24"/>
              </w:rPr>
            </w:pPr>
            <w:r w:rsidDel="00000000" w:rsidR="00000000" w:rsidRPr="00000000">
              <w:rPr>
                <w:sz w:val="24"/>
                <w:szCs w:val="24"/>
                <w:rtl w:val="0"/>
              </w:rPr>
              <w:t xml:space="preserve">0.34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1"/>
              <w:spacing w:before="0" w:line="240" w:lineRule="auto"/>
              <w:ind w:firstLine="0"/>
              <w:jc w:val="left"/>
              <w:rPr>
                <w:sz w:val="24"/>
                <w:szCs w:val="24"/>
              </w:rPr>
            </w:pPr>
            <w:r w:rsidDel="00000000" w:rsidR="00000000" w:rsidRPr="00000000">
              <w:rPr>
                <w:sz w:val="24"/>
                <w:szCs w:val="24"/>
                <w:rtl w:val="0"/>
              </w:rPr>
              <w:t xml:space="preserve">College</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spacing w:before="0" w:line="240" w:lineRule="auto"/>
              <w:ind w:firstLine="0"/>
              <w:jc w:val="center"/>
              <w:rPr>
                <w:sz w:val="24"/>
                <w:szCs w:val="24"/>
              </w:rPr>
            </w:pPr>
            <w:r w:rsidDel="00000000" w:rsidR="00000000" w:rsidRPr="00000000">
              <w:rPr>
                <w:sz w:val="24"/>
                <w:szCs w:val="24"/>
                <w:rtl w:val="0"/>
              </w:rPr>
              <w:t xml:space="preserve">1.20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(64.92)</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widowControl w:val="1"/>
              <w:spacing w:before="0" w:line="240" w:lineRule="auto"/>
              <w:ind w:firstLine="0"/>
              <w:jc w:val="center"/>
              <w:rPr>
                <w:sz w:val="24"/>
                <w:szCs w:val="24"/>
              </w:rPr>
            </w:pPr>
            <w:r w:rsidDel="00000000" w:rsidR="00000000" w:rsidRPr="00000000">
              <w:rPr>
                <w:sz w:val="24"/>
                <w:szCs w:val="24"/>
                <w:rtl w:val="0"/>
              </w:rPr>
              <w:t xml:space="preserve">0.90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(48.34)</w:t>
            </w:r>
          </w:p>
        </w:tc>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spacing w:before="0" w:line="240" w:lineRule="auto"/>
              <w:ind w:firstLine="0"/>
              <w:jc w:val="center"/>
              <w:rPr>
                <w:sz w:val="24"/>
                <w:szCs w:val="24"/>
              </w:rPr>
            </w:pPr>
            <w:r w:rsidDel="00000000" w:rsidR="00000000" w:rsidRPr="00000000">
              <w:rPr>
                <w:sz w:val="24"/>
                <w:szCs w:val="24"/>
                <w:rtl w:val="0"/>
              </w:rPr>
              <w:t xml:space="preserve">1.56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(90.96)</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widowControl w:val="1"/>
              <w:spacing w:before="0" w:line="240" w:lineRule="auto"/>
              <w:ind w:firstLine="0"/>
              <w:jc w:val="center"/>
              <w:rPr>
                <w:sz w:val="24"/>
                <w:szCs w:val="24"/>
              </w:rPr>
            </w:pPr>
            <w:r w:rsidDel="00000000" w:rsidR="00000000" w:rsidRPr="00000000">
              <w:rPr>
                <w:sz w:val="24"/>
                <w:szCs w:val="24"/>
                <w:rtl w:val="0"/>
              </w:rPr>
              <w:t xml:space="preserve">1.35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(72.39)</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spacing w:before="0" w:line="240" w:lineRule="auto"/>
              <w:ind w:firstLine="0"/>
              <w:jc w:val="center"/>
              <w:rPr>
                <w:sz w:val="24"/>
                <w:szCs w:val="24"/>
              </w:rPr>
            </w:pPr>
            <w:r w:rsidDel="00000000" w:rsidR="00000000" w:rsidRPr="00000000">
              <w:rPr>
                <w:sz w:val="24"/>
                <w:szCs w:val="24"/>
                <w:rtl w:val="0"/>
              </w:rPr>
              <w:t xml:space="preserve">1.70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(77.03)</w:t>
            </w:r>
          </w:p>
        </w:tc>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widowControl w:val="1"/>
              <w:spacing w:before="0" w:line="240" w:lineRule="auto"/>
              <w:ind w:firstLine="0"/>
              <w:jc w:val="center"/>
              <w:rPr>
                <w:sz w:val="24"/>
                <w:szCs w:val="24"/>
              </w:rPr>
            </w:pPr>
            <w:r w:rsidDel="00000000" w:rsidR="00000000" w:rsidRPr="00000000">
              <w:rPr>
                <w:sz w:val="24"/>
                <w:szCs w:val="24"/>
                <w:rtl w:val="0"/>
              </w:rPr>
              <w:t xml:space="preserve">1.24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(52.26)</w:t>
            </w:r>
          </w:p>
        </w:tc>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spacing w:before="0" w:line="240" w:lineRule="auto"/>
              <w:ind w:firstLine="0"/>
              <w:jc w:val="center"/>
              <w:rPr>
                <w:sz w:val="24"/>
                <w:szCs w:val="24"/>
              </w:rPr>
            </w:pPr>
            <w:r w:rsidDel="00000000" w:rsidR="00000000" w:rsidRPr="00000000">
              <w:rPr>
                <w:sz w:val="24"/>
                <w:szCs w:val="24"/>
                <w:rtl w:val="0"/>
              </w:rPr>
              <w:t xml:space="preserve">1.47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(41.34)</w:t>
            </w:r>
          </w:p>
        </w:tc>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widowControl w:val="1"/>
              <w:spacing w:before="0" w:line="240" w:lineRule="auto"/>
              <w:ind w:firstLine="0"/>
              <w:jc w:val="center"/>
              <w:rPr>
                <w:sz w:val="24"/>
                <w:szCs w:val="24"/>
              </w:rPr>
            </w:pPr>
            <w:r w:rsidDel="00000000" w:rsidR="00000000" w:rsidRPr="00000000">
              <w:rPr>
                <w:sz w:val="24"/>
                <w:szCs w:val="24"/>
                <w:rtl w:val="0"/>
              </w:rPr>
              <w:t xml:space="preserve">1.72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(40.79)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spacing w:before="0" w:line="240" w:lineRule="auto"/>
              <w:ind w:firstLine="0"/>
              <w:jc w:val="left"/>
              <w:rPr>
                <w:sz w:val="24"/>
                <w:szCs w:val="24"/>
              </w:rPr>
            </w:pPr>
            <w:r w:rsidDel="00000000" w:rsidR="00000000" w:rsidRPr="00000000">
              <w:rPr>
                <w:sz w:val="24"/>
                <w:szCs w:val="24"/>
                <w:rtl w:val="0"/>
              </w:rPr>
              <w:t xml:space="preserve">White</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(13.11)</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(14.20)</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(5.25)</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(12.94)</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1"/>
              <w:spacing w:before="0" w:line="240" w:lineRule="auto"/>
              <w:ind w:firstLine="0"/>
              <w:jc w:val="center"/>
              <w:rPr>
                <w:sz w:val="24"/>
                <w:szCs w:val="24"/>
              </w:rPr>
            </w:pPr>
            <w:r w:rsidDel="00000000" w:rsidR="00000000" w:rsidRPr="00000000">
              <w:rPr>
                <w:sz w:val="24"/>
                <w:szCs w:val="24"/>
                <w:rtl w:val="0"/>
              </w:rPr>
              <w:t xml:space="preserve">0.41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(7.27)</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1"/>
              <w:spacing w:before="0" w:line="240" w:lineRule="auto"/>
              <w:ind w:firstLine="0"/>
              <w:jc w:val="center"/>
              <w:rPr>
                <w:sz w:val="24"/>
                <w:szCs w:val="24"/>
              </w:rPr>
            </w:pPr>
            <w:r w:rsidDel="00000000" w:rsidR="00000000" w:rsidRPr="00000000">
              <w:rPr>
                <w:sz w:val="24"/>
                <w:szCs w:val="24"/>
                <w:rtl w:val="0"/>
              </w:rPr>
              <w:t xml:space="preserve">0.52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(5.41)</w:t>
            </w:r>
          </w:p>
        </w:tc>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br w:type="textWrapping"/>
              <w:t xml:space="preserve">(1.40)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1"/>
              <w:spacing w:before="0" w:line="240" w:lineRule="auto"/>
              <w:ind w:firstLine="0"/>
              <w:jc w:val="left"/>
              <w:rPr>
                <w:sz w:val="24"/>
                <w:szCs w:val="24"/>
              </w:rPr>
            </w:pPr>
            <w:r w:rsidDel="00000000" w:rsidR="00000000" w:rsidRPr="00000000">
              <w:rPr>
                <w:sz w:val="24"/>
                <w:szCs w:val="24"/>
                <w:rtl w:val="0"/>
              </w:rPr>
              <w:t xml:space="preserve">Black</w:t>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(-5.92)</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1"/>
              <w:spacing w:before="0" w:line="240" w:lineRule="auto"/>
              <w:ind w:firstLine="0"/>
              <w:jc w:val="center"/>
              <w:rPr>
                <w:sz w:val="24"/>
                <w:szCs w:val="24"/>
              </w:rPr>
            </w:pPr>
            <w:r w:rsidDel="00000000" w:rsidR="00000000" w:rsidRPr="00000000">
              <w:rPr>
                <w:sz w:val="24"/>
                <w:szCs w:val="24"/>
                <w:rtl w:val="0"/>
              </w:rPr>
              <w:t xml:space="preserve">-0.42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(-7.85)</w:t>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1"/>
              <w:spacing w:before="0" w:line="240" w:lineRule="auto"/>
              <w:ind w:firstLine="0"/>
              <w:jc w:val="center"/>
              <w:rPr>
                <w:sz w:val="24"/>
                <w:szCs w:val="24"/>
              </w:rPr>
            </w:pPr>
            <w:r w:rsidDel="00000000" w:rsidR="00000000" w:rsidRPr="00000000">
              <w:rPr>
                <w:sz w:val="24"/>
                <w:szCs w:val="24"/>
                <w:rtl w:val="0"/>
              </w:rPr>
              <w:t xml:space="preserve">-0.46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(-9.23)</w:t>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(1.02)</w:t>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1"/>
              <w:spacing w:before="0" w:line="240" w:lineRule="auto"/>
              <w:ind w:firstLine="0"/>
              <w:jc w:val="center"/>
              <w:rPr>
                <w:sz w:val="24"/>
                <w:szCs w:val="24"/>
              </w:rPr>
            </w:pPr>
            <w:r w:rsidDel="00000000" w:rsidR="00000000" w:rsidRPr="00000000">
              <w:rPr>
                <w:sz w:val="24"/>
                <w:szCs w:val="24"/>
                <w:rtl w:val="0"/>
              </w:rPr>
              <w:t xml:space="preserve">-0.28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(-3.95)</w:t>
            </w:r>
          </w:p>
        </w:tc>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1"/>
              <w:spacing w:before="0" w:line="240" w:lineRule="auto"/>
              <w:ind w:firstLine="0"/>
              <w:jc w:val="center"/>
              <w:rPr>
                <w:sz w:val="24"/>
                <w:szCs w:val="24"/>
              </w:rPr>
            </w:pPr>
            <w:r w:rsidDel="00000000" w:rsidR="00000000" w:rsidRPr="00000000">
              <w:rPr>
                <w:sz w:val="24"/>
                <w:szCs w:val="24"/>
                <w:rtl w:val="0"/>
              </w:rPr>
              <w:t xml:space="preserve">0.95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(13.74)</w:t>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br w:type="textWrapping"/>
              <w:t xml:space="preserve">(-1.41)</w:t>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1"/>
              <w:spacing w:before="0" w:line="240" w:lineRule="auto"/>
              <w:ind w:firstLine="0"/>
              <w:jc w:val="left"/>
              <w:rPr>
                <w:sz w:val="24"/>
                <w:szCs w:val="24"/>
              </w:rPr>
            </w:pPr>
            <w:r w:rsidDel="00000000" w:rsidR="00000000" w:rsidRPr="00000000">
              <w:rPr>
                <w:sz w:val="24"/>
                <w:szCs w:val="24"/>
                <w:rtl w:val="0"/>
              </w:rPr>
              <w:t xml:space="preserve">1985</w:t>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(-0.77)</w:t>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br w:type="textWrapping"/>
              <w:t xml:space="preserve">(0.99)</w:t>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(0.47)</w:t>
            </w:r>
          </w:p>
        </w:tc>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(-3.87)</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br w:type="textWrapping"/>
              <w:t xml:space="preserve">(-0.83)</w:t>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(0.48)</w:t>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1"/>
              <w:spacing w:before="0" w:line="240" w:lineRule="auto"/>
              <w:ind w:firstLine="0"/>
              <w:jc w:val="left"/>
              <w:rPr>
                <w:sz w:val="24"/>
                <w:szCs w:val="24"/>
              </w:rPr>
            </w:pPr>
            <w:r w:rsidDel="00000000" w:rsidR="00000000" w:rsidRPr="00000000">
              <w:rPr>
                <w:sz w:val="24"/>
                <w:szCs w:val="24"/>
                <w:rtl w:val="0"/>
              </w:rPr>
              <w:t xml:space="preserve">1992</w:t>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(-4.25)</w:t>
            </w:r>
          </w:p>
        </w:tc>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(0.92)</w:t>
            </w:r>
          </w:p>
        </w:tc>
        <w:tc>
          <w:tcPr>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(5.97)</w:t>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(-5.15)</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(-4.23)</w:t>
            </w:r>
          </w:p>
        </w:tc>
        <w:tc>
          <w:tcPr>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1"/>
              <w:spacing w:before="0" w:line="240" w:lineRule="auto"/>
              <w:ind w:firstLine="0"/>
              <w:jc w:val="center"/>
              <w:rPr>
                <w:sz w:val="24"/>
                <w:szCs w:val="24"/>
              </w:rPr>
            </w:pPr>
            <w:r w:rsidDel="00000000" w:rsidR="00000000" w:rsidRPr="00000000">
              <w:rPr>
                <w:sz w:val="24"/>
                <w:szCs w:val="24"/>
                <w:rtl w:val="0"/>
              </w:rPr>
              <w:t xml:space="preserve">0.16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(3.22)</w:t>
            </w:r>
          </w:p>
        </w:tc>
        <w:tc>
          <w:tcPr>
            <w:shd w:fill="auto" w:val="clear"/>
            <w:tcMar>
              <w:top w:w="0.0" w:type="dxa"/>
              <w:left w:w="108.0" w:type="dxa"/>
              <w:bottom w:w="0.0" w:type="dxa"/>
              <w:right w:w="108.0" w:type="dxa"/>
            </w:tcMar>
            <w:vAlign w:val="top"/>
          </w:tcPr>
          <w:p w:rsidR="00000000" w:rsidDel="00000000" w:rsidP="00000000" w:rsidRDefault="00000000" w:rsidRPr="00000000" w14:paraId="000002F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(-0.43)</w:t>
            </w:r>
          </w:p>
        </w:tc>
        <w:tc>
          <w:tcPr>
            <w:shd w:fill="auto" w:val="clear"/>
            <w:tcMar>
              <w:top w:w="0.0" w:type="dxa"/>
              <w:left w:w="108.0" w:type="dxa"/>
              <w:bottom w:w="0.0" w:type="dxa"/>
              <w:right w:w="108.0" w:type="dxa"/>
            </w:tcMar>
            <w:vAlign w:val="top"/>
          </w:tcPr>
          <w:p w:rsidR="00000000" w:rsidDel="00000000" w:rsidP="00000000" w:rsidRDefault="00000000" w:rsidRPr="00000000" w14:paraId="000002F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(-0.86)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1"/>
              <w:spacing w:before="0" w:line="240" w:lineRule="auto"/>
              <w:ind w:firstLine="0"/>
              <w:jc w:val="left"/>
              <w:rPr>
                <w:sz w:val="24"/>
                <w:szCs w:val="24"/>
              </w:rPr>
            </w:pPr>
            <w:r w:rsidDel="00000000" w:rsidR="00000000" w:rsidRPr="00000000">
              <w:rPr>
                <w:sz w:val="24"/>
                <w:szCs w:val="24"/>
                <w:rtl w:val="0"/>
              </w:rPr>
              <w:t xml:space="preserve">2002</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1"/>
              <w:spacing w:before="0" w:line="240" w:lineRule="auto"/>
              <w:ind w:firstLine="0"/>
              <w:jc w:val="center"/>
              <w:rPr>
                <w:sz w:val="24"/>
                <w:szCs w:val="24"/>
              </w:rPr>
            </w:pPr>
            <w:r w:rsidDel="00000000" w:rsidR="00000000" w:rsidRPr="00000000">
              <w:rPr>
                <w:sz w:val="24"/>
                <w:szCs w:val="24"/>
                <w:rtl w:val="0"/>
              </w:rPr>
              <w:t xml:space="preserve">-0.29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(-7.01)</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(-4.49)</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(6.58)</w:t>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1"/>
              <w:spacing w:before="0" w:line="240" w:lineRule="auto"/>
              <w:ind w:firstLine="0"/>
              <w:jc w:val="center"/>
              <w:rPr>
                <w:sz w:val="24"/>
                <w:szCs w:val="24"/>
              </w:rPr>
            </w:pPr>
            <w:r w:rsidDel="00000000" w:rsidR="00000000" w:rsidRPr="00000000">
              <w:rPr>
                <w:sz w:val="24"/>
                <w:szCs w:val="24"/>
                <w:rtl w:val="0"/>
              </w:rPr>
              <w:t xml:space="preserve">-0.23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(-6.91)</w:t>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(-5.53)</w:t>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(4.46)</w:t>
            </w:r>
          </w:p>
        </w:tc>
        <w:tc>
          <w:tcPr>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(-5.17)</w:t>
            </w:r>
          </w:p>
        </w:tc>
        <w:tc>
          <w:tcPr>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widowControl w:val="1"/>
              <w:spacing w:before="0" w:line="240" w:lineRule="auto"/>
              <w:ind w:firstLine="0"/>
              <w:jc w:val="left"/>
              <w:rPr>
                <w:sz w:val="24"/>
                <w:szCs w:val="24"/>
              </w:rPr>
            </w:pPr>
            <w:r w:rsidDel="00000000" w:rsidR="00000000" w:rsidRPr="00000000">
              <w:rPr>
                <w:sz w:val="24"/>
                <w:szCs w:val="24"/>
                <w:rtl w:val="0"/>
              </w:rPr>
              <w:t xml:space="preserve">2008</w:t>
            </w:r>
          </w:p>
        </w:tc>
        <w:tc>
          <w:tcPr>
            <w:shd w:fill="auto" w:val="clear"/>
            <w:tcMar>
              <w:top w:w="0.0" w:type="dxa"/>
              <w:left w:w="108.0" w:type="dxa"/>
              <w:bottom w:w="0.0" w:type="dxa"/>
              <w:right w:w="108.0" w:type="dxa"/>
            </w:tcMar>
            <w:vAlign w:val="top"/>
          </w:tcPr>
          <w:p w:rsidR="00000000" w:rsidDel="00000000" w:rsidP="00000000" w:rsidRDefault="00000000" w:rsidRPr="00000000" w14:paraId="00000304">
            <w:pPr>
              <w:pageBreakBefore w:val="0"/>
              <w:widowControl w:val="1"/>
              <w:spacing w:before="0" w:line="240" w:lineRule="auto"/>
              <w:ind w:firstLine="0"/>
              <w:jc w:val="center"/>
              <w:rPr>
                <w:sz w:val="24"/>
                <w:szCs w:val="24"/>
              </w:rPr>
            </w:pPr>
            <w:r w:rsidDel="00000000" w:rsidR="00000000" w:rsidRPr="00000000">
              <w:rPr>
                <w:sz w:val="24"/>
                <w:szCs w:val="24"/>
                <w:rtl w:val="0"/>
              </w:rPr>
              <w:t xml:space="preserve">-0.55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(-12.25)</w:t>
            </w:r>
          </w:p>
        </w:tc>
        <w:tc>
          <w:tcPr>
            <w:shd w:fill="auto" w:val="clear"/>
            <w:tcMar>
              <w:top w:w="0.0" w:type="dxa"/>
              <w:left w:w="108.0" w:type="dxa"/>
              <w:bottom w:w="0.0" w:type="dxa"/>
              <w:right w:w="108.0" w:type="dxa"/>
            </w:tcMar>
            <w:vAlign w:val="top"/>
          </w:tcPr>
          <w:p w:rsidR="00000000" w:rsidDel="00000000" w:rsidP="00000000" w:rsidRDefault="00000000" w:rsidRPr="00000000" w14:paraId="00000305">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(-10.75)</w:t>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(-5.94)</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(-9.24)</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br w:type="textWrapping"/>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(-9.04)</w:t>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1"/>
              <w:spacing w:before="0" w:line="240" w:lineRule="auto"/>
              <w:ind w:firstLine="0"/>
              <w:jc w:val="left"/>
              <w:rPr>
                <w:sz w:val="24"/>
                <w:szCs w:val="24"/>
              </w:rPr>
            </w:pPr>
            <w:r w:rsidDel="00000000" w:rsidR="00000000" w:rsidRPr="00000000">
              <w:rPr>
                <w:sz w:val="24"/>
                <w:szCs w:val="24"/>
                <w:rtl w:val="0"/>
              </w:rPr>
              <w:t xml:space="preserve">2012</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(-12.91)</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1"/>
              <w:spacing w:before="0" w:line="240" w:lineRule="auto"/>
              <w:ind w:firstLine="0"/>
              <w:jc w:val="center"/>
              <w:rPr>
                <w:sz w:val="24"/>
                <w:szCs w:val="24"/>
              </w:rPr>
            </w:pPr>
            <w:r w:rsidDel="00000000" w:rsidR="00000000" w:rsidRPr="00000000">
              <w:rPr>
                <w:sz w:val="24"/>
                <w:szCs w:val="24"/>
                <w:rtl w:val="0"/>
              </w:rPr>
              <w:t xml:space="preserve">-0.68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-0.07</w:t>
              <w:br w:type="textWrapping"/>
              <w:t xml:space="preserve">(-1.71)</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1"/>
              <w:spacing w:before="0" w:line="240" w:lineRule="auto"/>
              <w:ind w:firstLine="0"/>
              <w:jc w:val="center"/>
              <w:rPr>
                <w:sz w:val="24"/>
                <w:szCs w:val="24"/>
              </w:rPr>
            </w:pPr>
            <w:r w:rsidDel="00000000" w:rsidR="00000000" w:rsidRPr="00000000">
              <w:rPr>
                <w:sz w:val="24"/>
                <w:szCs w:val="24"/>
                <w:rtl w:val="0"/>
              </w:rPr>
              <w:t xml:space="preserve">-0.56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(-9.19)</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(2.06)</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(-8.92)</w:t>
            </w:r>
          </w:p>
        </w:tc>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1"/>
              <w:spacing w:before="0" w:line="240" w:lineRule="auto"/>
              <w:ind w:firstLine="0"/>
              <w:jc w:val="left"/>
              <w:rPr>
                <w:i w:val="1"/>
                <w:iCs w:val="1"/>
                <w:sz w:val="24"/>
                <w:szCs w:val="24"/>
                <w:vertAlign w:val="subscript"/>
              </w:rPr>
            </w:pPr>
            <w:r w:rsidDel="00000000" w:rsidR="00000000" w:rsidRPr="00000000">
              <w:rPr>
                <w:rFonts w:ascii="Cardo" w:cs="Cardo" w:eastAsia="Cardo" w:hAnsi="Cardo"/>
                <w:i w:val="1"/>
                <w:iCs w:val="1"/>
                <w:sz w:val="24"/>
                <w:szCs w:val="24"/>
                <w:rtl w:val="0"/>
              </w:rPr>
              <w:t xml:space="preserve">ɣ</w:t>
            </w:r>
            <w:r w:rsidDel="00000000" w:rsidR="00000000" w:rsidRPr="00000000">
              <w:rPr>
                <w:i w:val="1"/>
                <w:iCs w:val="1"/>
                <w:sz w:val="24"/>
                <w:szCs w:val="24"/>
                <w:vertAlign w:val="subscript"/>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1"/>
              <w:spacing w:before="0" w:line="240" w:lineRule="auto"/>
              <w:ind w:firstLine="0"/>
              <w:jc w:val="center"/>
              <w:rPr>
                <w:sz w:val="24"/>
                <w:szCs w:val="24"/>
              </w:rPr>
            </w:pPr>
            <w:r w:rsidDel="00000000" w:rsidR="00000000" w:rsidRPr="00000000">
              <w:rPr>
                <w:sz w:val="24"/>
                <w:szCs w:val="24"/>
                <w:rtl w:val="0"/>
              </w:rPr>
              <w:t xml:space="preserve">-1.05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(-5.07)</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br w:type="textWrapping"/>
              <w:t xml:space="preserve">(-1.11)</w:t>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1"/>
              <w:spacing w:before="0" w:line="240" w:lineRule="auto"/>
              <w:ind w:firstLine="0"/>
              <w:jc w:val="center"/>
              <w:rPr>
                <w:sz w:val="24"/>
                <w:szCs w:val="24"/>
              </w:rPr>
            </w:pPr>
            <w:r w:rsidDel="00000000" w:rsidR="00000000" w:rsidRPr="00000000">
              <w:rPr>
                <w:sz w:val="24"/>
                <w:szCs w:val="24"/>
                <w:rtl w:val="0"/>
              </w:rPr>
              <w:t xml:space="preserve">-1.04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(-5.39)</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(-2.73)</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br w:type="textWrapping"/>
              <w:t xml:space="preserve">(1.14)</w:t>
            </w:r>
          </w:p>
        </w:tc>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1"/>
              <w:spacing w:before="0" w:line="240" w:lineRule="auto"/>
              <w:ind w:firstLine="0"/>
              <w:jc w:val="center"/>
              <w:rPr>
                <w:sz w:val="24"/>
                <w:szCs w:val="24"/>
              </w:rPr>
            </w:pPr>
            <w:r w:rsidDel="00000000" w:rsidR="00000000" w:rsidRPr="00000000">
              <w:rPr>
                <w:sz w:val="24"/>
                <w:szCs w:val="24"/>
                <w:rtl w:val="0"/>
              </w:rPr>
              <w:t xml:space="preserve">-2.78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w:t>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1"/>
              <w:spacing w:before="0" w:line="240" w:lineRule="auto"/>
              <w:ind w:firstLine="0"/>
              <w:jc w:val="left"/>
              <w:rPr>
                <w:i w:val="1"/>
                <w:iCs w:val="1"/>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5">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6">
            <w:pPr>
              <w:pageBreakBefore w:val="0"/>
              <w:widowControl w:val="1"/>
              <w:spacing w:before="0" w:line="240" w:lineRule="auto"/>
              <w:ind w:firstLine="0"/>
              <w:jc w:val="center"/>
              <w:rPr>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1"/>
              <w:spacing w:before="0" w:line="240" w:lineRule="auto"/>
              <w:ind w:firstLine="0"/>
              <w:jc w:val="left"/>
              <w:rPr>
                <w:i w:val="1"/>
                <w:iCs w:val="1"/>
                <w:sz w:val="24"/>
                <w:szCs w:val="24"/>
                <w:vertAlign w:val="subscript"/>
              </w:rPr>
            </w:pP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0j</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(2.69)</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(2.52)</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(2.72)</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(3.02)</w:t>
            </w:r>
          </w:p>
        </w:tc>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(0.67)</w:t>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(1.57)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0">
            <w:pPr>
              <w:pageBreakBefore w:val="0"/>
              <w:widowControl w:val="1"/>
              <w:spacing w:before="0" w:line="240" w:lineRule="auto"/>
              <w:ind w:firstLine="0"/>
              <w:jc w:val="left"/>
              <w:rPr>
                <w:sz w:val="24"/>
                <w:szCs w:val="24"/>
              </w:rPr>
            </w:pPr>
            <w:r w:rsidDel="00000000" w:rsidR="00000000" w:rsidRPr="00000000">
              <w:rPr>
                <w:sz w:val="24"/>
                <w:szCs w:val="24"/>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71902</w:t>
            </w:r>
          </w:p>
        </w:tc>
        <w:tc>
          <w:tcPr>
            <w:shd w:fill="auto" w:val="clear"/>
            <w:tcMar>
              <w:top w:w="0.0" w:type="dxa"/>
              <w:left w:w="108.0" w:type="dxa"/>
              <w:bottom w:w="0.0" w:type="dxa"/>
              <w:right w:w="108.0" w:type="dxa"/>
            </w:tcMar>
            <w:vAlign w:val="top"/>
          </w:tcPr>
          <w:p w:rsidR="00000000" w:rsidDel="00000000" w:rsidP="00000000" w:rsidRDefault="00000000" w:rsidRPr="00000000" w14:paraId="00000332">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71941</w:t>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pageBreakBefore w:val="0"/>
              <w:widowControl w:val="1"/>
              <w:spacing w:before="0" w:line="240" w:lineRule="auto"/>
              <w:ind w:firstLine="0"/>
              <w:jc w:val="center"/>
              <w:rPr>
                <w:sz w:val="24"/>
                <w:szCs w:val="24"/>
              </w:rPr>
            </w:pPr>
            <w:r w:rsidDel="00000000" w:rsidR="00000000" w:rsidRPr="00000000">
              <w:rPr>
                <w:sz w:val="24"/>
                <w:szCs w:val="24"/>
                <w:rtl w:val="0"/>
              </w:rPr>
              <w:t xml:space="preserve">96315</w:t>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96487</w:t>
            </w:r>
          </w:p>
        </w:tc>
        <w:tc>
          <w:tcPr>
            <w:shd w:fill="auto" w:val="clear"/>
            <w:tcMar>
              <w:top w:w="0.0" w:type="dxa"/>
              <w:left w:w="108.0" w:type="dxa"/>
              <w:bottom w:w="0.0" w:type="dxa"/>
              <w:right w:w="108.0" w:type="dxa"/>
            </w:tcMar>
            <w:vAlign w:val="top"/>
          </w:tcPr>
          <w:p w:rsidR="00000000" w:rsidDel="00000000" w:rsidP="00000000" w:rsidRDefault="00000000" w:rsidRPr="00000000" w14:paraId="00000335">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96559</w:t>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widowControl w:val="1"/>
              <w:spacing w:before="0" w:line="240" w:lineRule="auto"/>
              <w:ind w:firstLine="0"/>
              <w:jc w:val="center"/>
              <w:rPr>
                <w:sz w:val="24"/>
                <w:szCs w:val="24"/>
              </w:rPr>
            </w:pPr>
            <w:r w:rsidDel="00000000" w:rsidR="00000000" w:rsidRPr="00000000">
              <w:rPr>
                <w:sz w:val="24"/>
                <w:szCs w:val="24"/>
                <w:rtl w:val="0"/>
              </w:rPr>
              <w:t xml:space="preserve">96640</w:t>
            </w:r>
          </w:p>
        </w:tc>
        <w:tc>
          <w:tcPr>
            <w:shd w:fill="auto" w:val="clear"/>
            <w:tcMar>
              <w:top w:w="0.0" w:type="dxa"/>
              <w:left w:w="108.0" w:type="dxa"/>
              <w:bottom w:w="0.0" w:type="dxa"/>
              <w:right w:w="108.0" w:type="dxa"/>
            </w:tcMar>
            <w:vAlign w:val="top"/>
          </w:tcPr>
          <w:p w:rsidR="00000000" w:rsidDel="00000000" w:rsidP="00000000" w:rsidRDefault="00000000" w:rsidRPr="00000000" w14:paraId="00000337">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96462</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9">
            <w:pPr>
              <w:pageBreakBefore w:val="0"/>
              <w:widowControl w:val="1"/>
              <w:spacing w:before="0" w:line="240" w:lineRule="auto"/>
              <w:ind w:firstLine="0"/>
              <w:jc w:val="left"/>
              <w:rPr>
                <w:sz w:val="24"/>
                <w:szCs w:val="24"/>
              </w:rPr>
            </w:pPr>
            <w:r w:rsidDel="00000000" w:rsidR="00000000" w:rsidRPr="00000000">
              <w:rPr>
                <w:sz w:val="24"/>
                <w:szCs w:val="24"/>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widowControl w:val="1"/>
              <w:spacing w:before="0" w:line="240" w:lineRule="auto"/>
              <w:ind w:firstLine="0"/>
              <w:jc w:val="center"/>
              <w:rPr>
                <w:sz w:val="24"/>
                <w:szCs w:val="24"/>
              </w:rPr>
            </w:pPr>
            <w:r w:rsidDel="00000000" w:rsidR="00000000" w:rsidRPr="00000000">
              <w:rPr>
                <w:sz w:val="24"/>
                <w:szCs w:val="24"/>
                <w:rtl w:val="0"/>
              </w:rPr>
              <w:t xml:space="preserve">81534.6</w:t>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pageBreakBefore w:val="0"/>
              <w:widowControl w:val="1"/>
              <w:spacing w:before="0" w:line="240" w:lineRule="auto"/>
              <w:ind w:firstLine="0"/>
              <w:jc w:val="center"/>
              <w:rPr>
                <w:sz w:val="24"/>
                <w:szCs w:val="24"/>
              </w:rPr>
            </w:pPr>
            <w:r w:rsidDel="00000000" w:rsidR="00000000" w:rsidRPr="00000000">
              <w:rPr>
                <w:sz w:val="24"/>
                <w:szCs w:val="24"/>
                <w:rtl w:val="0"/>
              </w:rPr>
              <w:t xml:space="preserve">83104.9</w:t>
            </w:r>
          </w:p>
        </w:tc>
        <w:tc>
          <w:tcPr>
            <w:shd w:fill="auto" w:val="clear"/>
            <w:tcMar>
              <w:top w:w="0.0" w:type="dxa"/>
              <w:left w:w="108.0" w:type="dxa"/>
              <w:bottom w:w="0.0" w:type="dxa"/>
              <w:right w:w="108.0" w:type="dxa"/>
            </w:tcMar>
            <w:vAlign w:val="top"/>
          </w:tcPr>
          <w:p w:rsidR="00000000" w:rsidDel="00000000" w:rsidP="00000000" w:rsidRDefault="00000000" w:rsidRPr="00000000" w14:paraId="0000033C">
            <w:pPr>
              <w:pageBreakBefore w:val="0"/>
              <w:widowControl w:val="1"/>
              <w:spacing w:before="0" w:line="240" w:lineRule="auto"/>
              <w:ind w:firstLine="0"/>
              <w:jc w:val="center"/>
              <w:rPr>
                <w:sz w:val="24"/>
                <w:szCs w:val="24"/>
              </w:rPr>
            </w:pPr>
            <w:r w:rsidDel="00000000" w:rsidR="00000000" w:rsidRPr="00000000">
              <w:rPr>
                <w:sz w:val="24"/>
                <w:szCs w:val="24"/>
                <w:rtl w:val="0"/>
              </w:rPr>
              <w:t xml:space="preserve">96102.9</w:t>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pageBreakBefore w:val="0"/>
              <w:widowControl w:val="1"/>
              <w:spacing w:before="0" w:line="240" w:lineRule="auto"/>
              <w:ind w:firstLine="0"/>
              <w:jc w:val="center"/>
              <w:rPr>
                <w:sz w:val="24"/>
                <w:szCs w:val="24"/>
              </w:rPr>
            </w:pPr>
            <w:r w:rsidDel="00000000" w:rsidR="00000000" w:rsidRPr="00000000">
              <w:rPr>
                <w:sz w:val="24"/>
                <w:szCs w:val="24"/>
                <w:rtl w:val="0"/>
              </w:rPr>
              <w:t xml:space="preserve">83208.8</w:t>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pageBreakBefore w:val="0"/>
              <w:widowControl w:val="1"/>
              <w:spacing w:before="0" w:line="240" w:lineRule="auto"/>
              <w:ind w:firstLine="0"/>
              <w:jc w:val="center"/>
              <w:rPr>
                <w:sz w:val="24"/>
                <w:szCs w:val="24"/>
              </w:rPr>
            </w:pPr>
            <w:r w:rsidDel="00000000" w:rsidR="00000000" w:rsidRPr="00000000">
              <w:rPr>
                <w:sz w:val="24"/>
                <w:szCs w:val="24"/>
                <w:rtl w:val="0"/>
              </w:rPr>
              <w:t xml:space="preserve">62578.9</w:t>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pageBreakBefore w:val="0"/>
              <w:widowControl w:val="1"/>
              <w:spacing w:before="0" w:line="240" w:lineRule="auto"/>
              <w:ind w:firstLine="0"/>
              <w:jc w:val="center"/>
              <w:rPr>
                <w:sz w:val="24"/>
                <w:szCs w:val="24"/>
              </w:rPr>
            </w:pPr>
            <w:r w:rsidDel="00000000" w:rsidR="00000000" w:rsidRPr="00000000">
              <w:rPr>
                <w:sz w:val="24"/>
                <w:szCs w:val="24"/>
                <w:rtl w:val="0"/>
              </w:rPr>
              <w:t xml:space="preserve">56042.1</w:t>
            </w:r>
          </w:p>
        </w:tc>
        <w:tc>
          <w:tcPr>
            <w:shd w:fill="auto" w:val="clear"/>
            <w:tcMar>
              <w:top w:w="0.0" w:type="dxa"/>
              <w:left w:w="108.0" w:type="dxa"/>
              <w:bottom w:w="0.0" w:type="dxa"/>
              <w:right w:w="108.0" w:type="dxa"/>
            </w:tcMar>
            <w:vAlign w:val="top"/>
          </w:tcPr>
          <w:p w:rsidR="00000000" w:rsidDel="00000000" w:rsidP="00000000" w:rsidRDefault="00000000" w:rsidRPr="00000000" w14:paraId="00000340">
            <w:pPr>
              <w:pageBreakBefore w:val="0"/>
              <w:widowControl w:val="1"/>
              <w:spacing w:before="0" w:line="240" w:lineRule="auto"/>
              <w:ind w:firstLine="0"/>
              <w:jc w:val="center"/>
              <w:rPr>
                <w:sz w:val="24"/>
                <w:szCs w:val="24"/>
              </w:rPr>
            </w:pPr>
            <w:r w:rsidDel="00000000" w:rsidR="00000000" w:rsidRPr="00000000">
              <w:rPr>
                <w:sz w:val="24"/>
                <w:szCs w:val="24"/>
                <w:rtl w:val="0"/>
              </w:rPr>
              <w:t xml:space="preserve">29288.9</w:t>
            </w:r>
          </w:p>
        </w:tc>
        <w:tc>
          <w:tcPr>
            <w:shd w:fill="auto" w:val="clear"/>
            <w:tcMar>
              <w:top w:w="0.0" w:type="dxa"/>
              <w:left w:w="108.0" w:type="dxa"/>
              <w:bottom w:w="0.0" w:type="dxa"/>
              <w:right w:w="108.0" w:type="dxa"/>
            </w:tcMar>
            <w:vAlign w:val="top"/>
          </w:tcPr>
          <w:p w:rsidR="00000000" w:rsidDel="00000000" w:rsidP="00000000" w:rsidRDefault="00000000" w:rsidRPr="00000000" w14:paraId="00000341">
            <w:pPr>
              <w:pageBreakBefore w:val="0"/>
              <w:widowControl w:val="1"/>
              <w:spacing w:before="0" w:line="240" w:lineRule="auto"/>
              <w:ind w:firstLine="0"/>
              <w:jc w:val="center"/>
              <w:rPr>
                <w:sz w:val="24"/>
                <w:szCs w:val="24"/>
              </w:rPr>
            </w:pPr>
            <w:r w:rsidDel="00000000" w:rsidR="00000000" w:rsidRPr="00000000">
              <w:rPr>
                <w:sz w:val="24"/>
                <w:szCs w:val="24"/>
                <w:rtl w:val="0"/>
              </w:rPr>
              <w:t xml:space="preserve">22725.6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2">
            <w:pPr>
              <w:pageBreakBefore w:val="0"/>
              <w:widowControl w:val="1"/>
              <w:spacing w:before="0" w:line="240" w:lineRule="auto"/>
              <w:ind w:firstLine="0"/>
              <w:jc w:val="left"/>
              <w:rPr>
                <w:sz w:val="24"/>
                <w:szCs w:val="24"/>
                <w:vertAlign w:val="superscript"/>
              </w:rPr>
            </w:pPr>
            <w:r w:rsidDel="00000000" w:rsidR="00000000" w:rsidRPr="00000000">
              <w:rPr>
                <w:rFonts w:ascii="Cardo" w:cs="Cardo" w:eastAsia="Cardo" w:hAnsi="Cardo"/>
                <w:sz w:val="24"/>
                <w:szCs w:val="24"/>
                <w:rtl w:val="0"/>
              </w:rPr>
              <w:t xml:space="preserve">Ꭓ</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343">
            <w:pPr>
              <w:pageBreakBefore w:val="0"/>
              <w:widowControl w:val="1"/>
              <w:spacing w:before="0" w:line="240" w:lineRule="auto"/>
              <w:ind w:firstLine="0"/>
              <w:jc w:val="center"/>
              <w:rPr>
                <w:sz w:val="24"/>
                <w:szCs w:val="24"/>
              </w:rPr>
            </w:pPr>
            <w:r w:rsidDel="00000000" w:rsidR="00000000" w:rsidRPr="00000000">
              <w:rPr>
                <w:sz w:val="24"/>
                <w:szCs w:val="24"/>
                <w:rtl w:val="0"/>
              </w:rPr>
              <w:t xml:space="preserve">5734.6</w:t>
            </w:r>
          </w:p>
        </w:tc>
        <w:tc>
          <w:tcPr>
            <w:shd w:fill="auto" w:val="clear"/>
            <w:tcMar>
              <w:top w:w="0.0" w:type="dxa"/>
              <w:left w:w="108.0" w:type="dxa"/>
              <w:bottom w:w="0.0" w:type="dxa"/>
              <w:right w:w="108.0" w:type="dxa"/>
            </w:tcMar>
            <w:vAlign w:val="top"/>
          </w:tcPr>
          <w:p w:rsidR="00000000" w:rsidDel="00000000" w:rsidP="00000000" w:rsidRDefault="00000000" w:rsidRPr="00000000" w14:paraId="00000344">
            <w:pPr>
              <w:pageBreakBefore w:val="0"/>
              <w:widowControl w:val="1"/>
              <w:spacing w:before="0" w:line="240" w:lineRule="auto"/>
              <w:ind w:firstLine="0"/>
              <w:jc w:val="center"/>
              <w:rPr>
                <w:sz w:val="24"/>
                <w:szCs w:val="24"/>
              </w:rPr>
            </w:pPr>
            <w:r w:rsidDel="00000000" w:rsidR="00000000" w:rsidRPr="00000000">
              <w:rPr>
                <w:sz w:val="24"/>
                <w:szCs w:val="24"/>
                <w:rtl w:val="0"/>
              </w:rPr>
              <w:t xml:space="preserve">5451.3</w:t>
            </w:r>
          </w:p>
        </w:tc>
        <w:tc>
          <w:tcPr>
            <w:shd w:fill="auto" w:val="clear"/>
            <w:tcMar>
              <w:top w:w="0.0" w:type="dxa"/>
              <w:left w:w="108.0" w:type="dxa"/>
              <w:bottom w:w="0.0" w:type="dxa"/>
              <w:right w:w="108.0" w:type="dxa"/>
            </w:tcMar>
            <w:vAlign w:val="top"/>
          </w:tcPr>
          <w:p w:rsidR="00000000" w:rsidDel="00000000" w:rsidP="00000000" w:rsidRDefault="00000000" w:rsidRPr="00000000" w14:paraId="00000345">
            <w:pPr>
              <w:pageBreakBefore w:val="0"/>
              <w:widowControl w:val="1"/>
              <w:spacing w:before="0" w:line="240" w:lineRule="auto"/>
              <w:ind w:firstLine="0"/>
              <w:jc w:val="center"/>
              <w:rPr>
                <w:sz w:val="24"/>
                <w:szCs w:val="24"/>
              </w:rPr>
            </w:pPr>
            <w:r w:rsidDel="00000000" w:rsidR="00000000" w:rsidRPr="00000000">
              <w:rPr>
                <w:sz w:val="24"/>
                <w:szCs w:val="24"/>
                <w:rtl w:val="0"/>
              </w:rPr>
              <w:t xml:space="preserve">9221.5</w:t>
            </w:r>
          </w:p>
        </w:tc>
        <w:tc>
          <w:tcPr>
            <w:shd w:fill="auto" w:val="clear"/>
            <w:tcMar>
              <w:top w:w="0.0" w:type="dxa"/>
              <w:left w:w="108.0" w:type="dxa"/>
              <w:bottom w:w="0.0" w:type="dxa"/>
              <w:right w:w="108.0" w:type="dxa"/>
            </w:tcMar>
            <w:vAlign w:val="top"/>
          </w:tcPr>
          <w:p w:rsidR="00000000" w:rsidDel="00000000" w:rsidP="00000000" w:rsidRDefault="00000000" w:rsidRPr="00000000" w14:paraId="00000346">
            <w:pPr>
              <w:pageBreakBefore w:val="0"/>
              <w:widowControl w:val="1"/>
              <w:spacing w:before="0" w:line="240" w:lineRule="auto"/>
              <w:ind w:firstLine="0"/>
              <w:jc w:val="center"/>
              <w:rPr>
                <w:sz w:val="24"/>
                <w:szCs w:val="24"/>
              </w:rPr>
            </w:pPr>
            <w:r w:rsidDel="00000000" w:rsidR="00000000" w:rsidRPr="00000000">
              <w:rPr>
                <w:sz w:val="24"/>
                <w:szCs w:val="24"/>
                <w:rtl w:val="0"/>
              </w:rPr>
              <w:t xml:space="preserve">6261.2</w:t>
            </w:r>
          </w:p>
        </w:tc>
        <w:tc>
          <w:tcPr>
            <w:shd w:fill="auto" w:val="clear"/>
            <w:tcMar>
              <w:top w:w="0.0" w:type="dxa"/>
              <w:left w:w="108.0" w:type="dxa"/>
              <w:bottom w:w="0.0" w:type="dxa"/>
              <w:right w:w="108.0" w:type="dxa"/>
            </w:tcMar>
            <w:vAlign w:val="top"/>
          </w:tcPr>
          <w:p w:rsidR="00000000" w:rsidDel="00000000" w:rsidP="00000000" w:rsidRDefault="00000000" w:rsidRPr="00000000" w14:paraId="00000347">
            <w:pPr>
              <w:pageBreakBefore w:val="0"/>
              <w:widowControl w:val="1"/>
              <w:spacing w:before="0" w:line="240" w:lineRule="auto"/>
              <w:ind w:firstLine="0"/>
              <w:jc w:val="center"/>
              <w:rPr>
                <w:sz w:val="24"/>
                <w:szCs w:val="24"/>
              </w:rPr>
            </w:pPr>
            <w:r w:rsidDel="00000000" w:rsidR="00000000" w:rsidRPr="00000000">
              <w:rPr>
                <w:sz w:val="24"/>
                <w:szCs w:val="24"/>
                <w:rtl w:val="0"/>
              </w:rPr>
              <w:t xml:space="preserve">6389.5</w:t>
            </w:r>
          </w:p>
        </w:tc>
        <w:tc>
          <w:tcPr>
            <w:shd w:fill="auto" w:val="clear"/>
            <w:tcMar>
              <w:top w:w="0.0" w:type="dxa"/>
              <w:left w:w="108.0" w:type="dxa"/>
              <w:bottom w:w="0.0" w:type="dxa"/>
              <w:right w:w="108.0" w:type="dxa"/>
            </w:tcMar>
            <w:vAlign w:val="top"/>
          </w:tcPr>
          <w:p w:rsidR="00000000" w:rsidDel="00000000" w:rsidP="00000000" w:rsidRDefault="00000000" w:rsidRPr="00000000" w14:paraId="00000348">
            <w:pPr>
              <w:pageBreakBefore w:val="0"/>
              <w:widowControl w:val="1"/>
              <w:spacing w:before="0" w:line="240" w:lineRule="auto"/>
              <w:ind w:firstLine="0"/>
              <w:jc w:val="center"/>
              <w:rPr>
                <w:sz w:val="24"/>
                <w:szCs w:val="24"/>
              </w:rPr>
            </w:pPr>
            <w:r w:rsidDel="00000000" w:rsidR="00000000" w:rsidRPr="00000000">
              <w:rPr>
                <w:sz w:val="24"/>
                <w:szCs w:val="24"/>
                <w:rtl w:val="0"/>
              </w:rPr>
              <w:t xml:space="preserve">3039.2</w:t>
            </w:r>
          </w:p>
        </w:tc>
        <w:tc>
          <w:tcPr>
            <w:shd w:fill="auto" w:val="clear"/>
            <w:tcMar>
              <w:top w:w="0.0" w:type="dxa"/>
              <w:left w:w="108.0" w:type="dxa"/>
              <w:bottom w:w="0.0" w:type="dxa"/>
              <w:right w:w="108.0" w:type="dxa"/>
            </w:tcMar>
            <w:vAlign w:val="top"/>
          </w:tcPr>
          <w:p w:rsidR="00000000" w:rsidDel="00000000" w:rsidP="00000000" w:rsidRDefault="00000000" w:rsidRPr="00000000" w14:paraId="00000349">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2291.3</w:t>
            </w:r>
          </w:p>
        </w:tc>
        <w:tc>
          <w:tcPr>
            <w:shd w:fill="auto" w:val="clear"/>
            <w:tcMar>
              <w:top w:w="0.0" w:type="dxa"/>
              <w:left w:w="108.0" w:type="dxa"/>
              <w:bottom w:w="0.0" w:type="dxa"/>
              <w:right w:w="108.0" w:type="dxa"/>
            </w:tcMar>
            <w:vAlign w:val="top"/>
          </w:tcPr>
          <w:p w:rsidR="00000000" w:rsidDel="00000000" w:rsidP="00000000" w:rsidRDefault="00000000" w:rsidRPr="00000000" w14:paraId="0000034A">
            <w:pPr>
              <w:pageBreakBefore w:val="0"/>
              <w:widowControl w:val="1"/>
              <w:spacing w:before="0" w:line="240" w:lineRule="auto"/>
              <w:ind w:firstLine="0"/>
              <w:jc w:val="center"/>
              <w:rPr>
                <w:sz w:val="24"/>
                <w:szCs w:val="24"/>
              </w:rPr>
            </w:pPr>
            <w:r w:rsidDel="00000000" w:rsidR="00000000" w:rsidRPr="00000000">
              <w:rPr>
                <w:sz w:val="24"/>
                <w:szCs w:val="24"/>
                <w:rtl w:val="0"/>
              </w:rPr>
              <w:t xml:space="preserve">1858.3</w:t>
            </w:r>
          </w:p>
        </w:tc>
      </w:tr>
    </w:tbl>
    <w:p w:rsidR="00000000" w:rsidDel="00000000" w:rsidP="00000000" w:rsidRDefault="00000000" w:rsidRPr="00000000" w14:paraId="0000034B">
      <w:pPr>
        <w:pageBreakBefore w:val="0"/>
        <w:widowControl w:val="1"/>
        <w:spacing w:before="0" w:line="240" w:lineRule="auto"/>
        <w:ind w:firstLine="0"/>
        <w:jc w:val="left"/>
        <w:rPr/>
      </w:pP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&lt; 0.05 (two-tailed test; t-statistics in parentheses)</w:t>
      </w:r>
    </w:p>
    <w:p w:rsidR="00000000" w:rsidDel="00000000" w:rsidP="00000000" w:rsidRDefault="00000000" w:rsidRPr="00000000" w14:paraId="0000034C">
      <w:pPr>
        <w:pageBreakBefore w:val="0"/>
        <w:widowControl w:val="1"/>
        <w:spacing w:before="0" w:line="240" w:lineRule="auto"/>
        <w:ind w:firstLine="0"/>
        <w:jc w:val="left"/>
        <w:rPr/>
      </w:pPr>
      <w:r w:rsidDel="00000000" w:rsidR="00000000" w:rsidRPr="00000000">
        <w:rPr>
          <w:rtl w:val="0"/>
        </w:rPr>
      </w:r>
    </w:p>
    <w:p w:rsidR="00000000" w:rsidDel="00000000" w:rsidP="00000000" w:rsidRDefault="00000000" w:rsidRPr="00000000" w14:paraId="0000034D">
      <w:pPr>
        <w:pageBreakBefore w:val="0"/>
        <w:widowControl w:val="1"/>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4E">
      <w:pPr>
        <w:pageBreakBefore w:val="0"/>
        <w:widowControl w:val="1"/>
        <w:spacing w:before="0" w:line="240" w:lineRule="auto"/>
        <w:ind w:firstLine="0"/>
        <w:jc w:val="left"/>
        <w:rPr>
          <w:b w:val="1"/>
          <w:bCs w:val="1"/>
        </w:rPr>
      </w:pPr>
      <w:r w:rsidDel="00000000" w:rsidR="00000000" w:rsidRPr="00000000">
        <w:rPr>
          <w:b w:val="1"/>
          <w:bCs w:val="1"/>
          <w:rtl w:val="0"/>
        </w:rPr>
        <w:t xml:space="preserve">Table 4. Best Linear Unbiased Predictors And Associated T-statistics Of Cohort-level Random Effects Obtained From Multilevel Logistic Hapc For All Eight “core” Participation Activities In The Cumulative Sppa Data File, 1982-2012. </w:t>
      </w:r>
    </w:p>
    <w:tbl>
      <w:tblPr>
        <w:tblStyle w:val="Table4"/>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F">
            <w:pPr>
              <w:pageBreakBefore w:val="0"/>
              <w:spacing w:before="0" w:line="240" w:lineRule="auto"/>
              <w:ind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2">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6">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A">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C">
            <w:pPr>
              <w:pageBreakBefore w:val="0"/>
              <w:spacing w:before="0" w:line="240" w:lineRule="auto"/>
              <w:ind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7">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ageBreakBefore w:val="0"/>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9">
            <w:pPr>
              <w:pageBreakBefore w:val="0"/>
              <w:spacing w:before="0" w:line="240" w:lineRule="auto"/>
              <w:ind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6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ageBreakBefore w:val="0"/>
              <w:spacing w:before="0" w:line="240" w:lineRule="auto"/>
              <w:ind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74">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ageBreakBefore w:val="0"/>
              <w:spacing w:before="0" w:line="240" w:lineRule="auto"/>
              <w:ind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6">
            <w:pPr>
              <w:pageBreakBefore w:val="0"/>
              <w:spacing w:before="0" w:line="240" w:lineRule="auto"/>
              <w:ind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0">
            <w:pPr>
              <w:pageBreakBefore w:val="0"/>
              <w:spacing w:before="0" w:line="240" w:lineRule="auto"/>
              <w:ind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381">
            <w:pPr>
              <w:pageBreakBefore w:val="0"/>
              <w:spacing w:before="0" w:line="240" w:lineRule="auto"/>
              <w:ind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ageBreakBefore w:val="0"/>
              <w:spacing w:before="0" w:line="240" w:lineRule="auto"/>
              <w:ind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3">
            <w:pPr>
              <w:pageBreakBefore w:val="0"/>
              <w:spacing w:before="0" w:line="240" w:lineRule="auto"/>
              <w:ind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85">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8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spacing w:before="0" w:line="240" w:lineRule="auto"/>
              <w:ind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spacing w:before="0" w:line="240" w:lineRule="auto"/>
              <w:ind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F">
            <w:pPr>
              <w:pageBreakBefore w:val="0"/>
              <w:spacing w:before="0" w:line="240" w:lineRule="auto"/>
              <w:ind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0">
            <w:pPr>
              <w:pageBreakBefore w:val="0"/>
              <w:spacing w:before="0" w:line="240" w:lineRule="auto"/>
              <w:ind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spacing w:before="0" w:line="240" w:lineRule="auto"/>
              <w:ind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spacing w:before="0" w:line="240" w:lineRule="auto"/>
              <w:ind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spacing w:before="0" w:line="240" w:lineRule="auto"/>
              <w:ind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spacing w:before="0" w:line="240" w:lineRule="auto"/>
              <w:ind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spacing w:before="0" w:line="240" w:lineRule="auto"/>
              <w:ind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399">
            <w:pPr>
              <w:pageBreakBefore w:val="0"/>
              <w:spacing w:before="0" w:line="240" w:lineRule="auto"/>
              <w:ind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39A">
            <w:pPr>
              <w:pageBreakBefore w:val="0"/>
              <w:spacing w:before="0" w:line="240" w:lineRule="auto"/>
              <w:ind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ageBreakBefore w:val="0"/>
              <w:spacing w:before="0" w:line="240" w:lineRule="auto"/>
              <w:ind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D">
            <w:pPr>
              <w:pageBreakBefore w:val="0"/>
              <w:spacing w:before="0" w:line="240" w:lineRule="auto"/>
              <w:ind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39E">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9F">
            <w:pPr>
              <w:pageBreakBefore w:val="0"/>
              <w:spacing w:before="0" w:line="240" w:lineRule="auto"/>
              <w:ind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3A0">
            <w:pPr>
              <w:pageBreakBefore w:val="0"/>
              <w:spacing w:before="0" w:line="240" w:lineRule="auto"/>
              <w:ind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3A1">
            <w:pPr>
              <w:pageBreakBefore w:val="0"/>
              <w:spacing w:before="0" w:line="240" w:lineRule="auto"/>
              <w:ind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ageBreakBefore w:val="0"/>
              <w:spacing w:before="0" w:line="240" w:lineRule="auto"/>
              <w:ind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3A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ageBreakBefore w:val="0"/>
              <w:spacing w:before="0" w:line="240" w:lineRule="auto"/>
              <w:ind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ageBreakBefore w:val="0"/>
              <w:spacing w:before="0" w:line="240" w:lineRule="auto"/>
              <w:ind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spacing w:before="0" w:line="240" w:lineRule="auto"/>
              <w:ind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spacing w:before="0" w:line="240" w:lineRule="auto"/>
              <w:ind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A">
            <w:pPr>
              <w:pageBreakBefore w:val="0"/>
              <w:spacing w:before="0" w:line="240" w:lineRule="auto"/>
              <w:ind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ageBreakBefore w:val="0"/>
              <w:spacing w:before="0" w:line="240" w:lineRule="auto"/>
              <w:ind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3AD">
            <w:pPr>
              <w:pageBreakBefore w:val="0"/>
              <w:spacing w:before="0" w:line="240" w:lineRule="auto"/>
              <w:ind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3AE">
            <w:pPr>
              <w:pageBreakBefore w:val="0"/>
              <w:spacing w:before="0" w:line="240" w:lineRule="auto"/>
              <w:ind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ageBreakBefore w:val="0"/>
              <w:spacing w:before="0" w:line="240" w:lineRule="auto"/>
              <w:ind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spacing w:before="0" w:line="240" w:lineRule="auto"/>
              <w:ind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3B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ageBreakBefore w:val="0"/>
              <w:spacing w:before="0" w:line="240" w:lineRule="auto"/>
              <w:ind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3B5">
            <w:pPr>
              <w:pageBreakBefore w:val="0"/>
              <w:spacing w:before="0" w:line="240" w:lineRule="auto"/>
              <w:ind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3B6">
            <w:pPr>
              <w:pageBreakBefore w:val="0"/>
              <w:spacing w:before="0" w:line="240" w:lineRule="auto"/>
              <w:ind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B7">
            <w:pPr>
              <w:pageBreakBefore w:val="0"/>
              <w:spacing w:before="0" w:line="240" w:lineRule="auto"/>
              <w:ind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3B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D">
            <w:pPr>
              <w:pageBreakBefore w:val="0"/>
              <w:spacing w:before="0" w:line="240" w:lineRule="auto"/>
              <w:ind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ageBreakBefore w:val="0"/>
              <w:spacing w:before="0" w:line="240" w:lineRule="auto"/>
              <w:ind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ageBreakBefore w:val="0"/>
              <w:spacing w:before="0" w:line="240" w:lineRule="auto"/>
              <w:ind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3C2">
            <w:pPr>
              <w:pageBreakBefore w:val="0"/>
              <w:spacing w:before="0" w:line="240" w:lineRule="auto"/>
              <w:ind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3C3">
            <w:pPr>
              <w:pageBreakBefore w:val="0"/>
              <w:spacing w:before="0" w:line="240" w:lineRule="auto"/>
              <w:ind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4">
            <w:pPr>
              <w:pageBreakBefore w:val="0"/>
              <w:spacing w:before="0" w:line="240" w:lineRule="auto"/>
              <w:ind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ageBreakBefore w:val="0"/>
              <w:spacing w:before="0" w:line="240" w:lineRule="auto"/>
              <w:ind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3C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ageBreakBefore w:val="0"/>
              <w:spacing w:before="0" w:line="240" w:lineRule="auto"/>
              <w:ind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CC">
            <w:pPr>
              <w:pageBreakBefore w:val="0"/>
              <w:spacing w:before="0" w:line="240" w:lineRule="auto"/>
              <w:ind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ageBreakBefore w:val="0"/>
              <w:spacing w:before="0" w:line="240" w:lineRule="auto"/>
              <w:ind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3C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ageBreakBefore w:val="0"/>
              <w:spacing w:before="0" w:line="240" w:lineRule="auto"/>
              <w:ind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1">
            <w:pPr>
              <w:pageBreakBefore w:val="0"/>
              <w:spacing w:before="0" w:line="240" w:lineRule="auto"/>
              <w:ind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3D2">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D3">
            <w:pPr>
              <w:pageBreakBefore w:val="0"/>
              <w:spacing w:before="0" w:line="240" w:lineRule="auto"/>
              <w:ind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3D4">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5">
            <w:pPr>
              <w:pageBreakBefore w:val="0"/>
              <w:spacing w:before="0" w:line="240" w:lineRule="auto"/>
              <w:ind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3D6">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7">
            <w:pPr>
              <w:pageBreakBefore w:val="0"/>
              <w:spacing w:before="0" w:line="240" w:lineRule="auto"/>
              <w:ind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3D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9">
            <w:pPr>
              <w:pageBreakBefore w:val="0"/>
              <w:spacing w:before="0" w:line="240" w:lineRule="auto"/>
              <w:ind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3D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B">
            <w:pPr>
              <w:pageBreakBefore w:val="0"/>
              <w:spacing w:before="0" w:line="240" w:lineRule="auto"/>
              <w:ind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3DC">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D">
            <w:pPr>
              <w:pageBreakBefore w:val="0"/>
              <w:spacing w:before="0" w:line="240" w:lineRule="auto"/>
              <w:ind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E">
            <w:pPr>
              <w:pageBreakBefore w:val="0"/>
              <w:spacing w:before="0" w:line="240" w:lineRule="auto"/>
              <w:ind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3DF">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E0">
            <w:pPr>
              <w:pageBreakBefore w:val="0"/>
              <w:spacing w:before="0" w:line="240" w:lineRule="auto"/>
              <w:ind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3E1">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E2">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E3">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E4">
            <w:pPr>
              <w:pageBreakBefore w:val="0"/>
              <w:spacing w:before="0" w:line="240" w:lineRule="auto"/>
              <w:ind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3E5">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E6">
            <w:pPr>
              <w:pageBreakBefore w:val="0"/>
              <w:spacing w:before="0" w:line="240" w:lineRule="auto"/>
              <w:ind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7">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E8">
            <w:pPr>
              <w:pageBreakBefore w:val="0"/>
              <w:spacing w:before="0" w:line="240" w:lineRule="auto"/>
              <w:ind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3E9">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EA">
            <w:pPr>
              <w:pageBreakBefore w:val="0"/>
              <w:spacing w:before="0" w:line="240" w:lineRule="auto"/>
              <w:ind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EB">
            <w:pPr>
              <w:pageBreakBefore w:val="0"/>
              <w:spacing w:before="0" w:line="240" w:lineRule="auto"/>
              <w:ind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3E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ED">
            <w:pPr>
              <w:pageBreakBefore w:val="0"/>
              <w:spacing w:before="0" w:line="240" w:lineRule="auto"/>
              <w:ind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E">
            <w:pPr>
              <w:pageBreakBefore w:val="0"/>
              <w:spacing w:before="0" w:line="240" w:lineRule="auto"/>
              <w:ind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3EF">
            <w:pPr>
              <w:pageBreakBefore w:val="0"/>
              <w:spacing w:before="0" w:line="240" w:lineRule="auto"/>
              <w:ind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3F0">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F1">
            <w:pPr>
              <w:pageBreakBefore w:val="0"/>
              <w:spacing w:before="0" w:line="240" w:lineRule="auto"/>
              <w:ind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3F2">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F3">
            <w:pPr>
              <w:pageBreakBefore w:val="0"/>
              <w:spacing w:before="0" w:line="240" w:lineRule="auto"/>
              <w:ind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3F4">
            <w:pPr>
              <w:pageBreakBefore w:val="0"/>
              <w:spacing w:before="0" w:line="240" w:lineRule="auto"/>
              <w:ind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3F5">
            <w:pPr>
              <w:pageBreakBefore w:val="0"/>
              <w:spacing w:before="0" w:line="240" w:lineRule="auto"/>
              <w:ind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3F6">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F7">
            <w:pPr>
              <w:pageBreakBefore w:val="0"/>
              <w:spacing w:before="0" w:line="240" w:lineRule="auto"/>
              <w:ind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F8">
            <w:pPr>
              <w:pageBreakBefore w:val="0"/>
              <w:spacing w:before="0" w:line="240" w:lineRule="auto"/>
              <w:ind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3F9">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FA">
            <w:pPr>
              <w:pageBreakBefore w:val="0"/>
              <w:spacing w:before="0" w:line="240" w:lineRule="auto"/>
              <w:ind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3FB">
            <w:pPr>
              <w:pageBreakBefore w:val="0"/>
              <w:spacing w:before="0" w:line="240" w:lineRule="auto"/>
              <w:ind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3FC">
            <w:pPr>
              <w:pageBreakBefore w:val="0"/>
              <w:spacing w:before="0" w:line="240" w:lineRule="auto"/>
              <w:ind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3FD">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FE">
            <w:pPr>
              <w:pageBreakBefore w:val="0"/>
              <w:spacing w:before="0" w:line="240" w:lineRule="auto"/>
              <w:ind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3FF">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00">
            <w:pPr>
              <w:pageBreakBefore w:val="0"/>
              <w:spacing w:before="0" w:line="240" w:lineRule="auto"/>
              <w:ind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401">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02">
            <w:pPr>
              <w:pageBreakBefore w:val="0"/>
              <w:spacing w:before="0" w:line="240" w:lineRule="auto"/>
              <w:ind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403">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4">
            <w:pPr>
              <w:pageBreakBefore w:val="0"/>
              <w:spacing w:before="0" w:line="240" w:lineRule="auto"/>
              <w:ind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05">
            <w:pPr>
              <w:pageBreakBefore w:val="0"/>
              <w:spacing w:before="0" w:line="240" w:lineRule="auto"/>
              <w:ind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406">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07">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08">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A">
            <w:pPr>
              <w:pageBreakBefore w:val="0"/>
              <w:spacing w:before="0" w:line="240" w:lineRule="auto"/>
              <w:ind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B">
            <w:pPr>
              <w:pageBreakBefore w:val="0"/>
              <w:spacing w:before="0" w:line="240" w:lineRule="auto"/>
              <w:ind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40C">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0D">
            <w:pPr>
              <w:pageBreakBefore w:val="0"/>
              <w:spacing w:before="0" w:line="240" w:lineRule="auto"/>
              <w:ind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40E">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0F">
            <w:pPr>
              <w:pageBreakBefore w:val="0"/>
              <w:spacing w:before="0" w:line="240" w:lineRule="auto"/>
              <w:ind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410">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11">
            <w:pPr>
              <w:pageBreakBefore w:val="0"/>
              <w:spacing w:before="0" w:line="240" w:lineRule="auto"/>
              <w:ind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2">
            <w:pPr>
              <w:pageBreakBefore w:val="0"/>
              <w:spacing w:before="0" w:line="240" w:lineRule="auto"/>
              <w:ind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3">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14">
            <w:pPr>
              <w:pageBreakBefore w:val="0"/>
              <w:spacing w:before="0" w:line="240" w:lineRule="auto"/>
              <w:ind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415">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16">
            <w:pPr>
              <w:pageBreakBefore w:val="0"/>
              <w:spacing w:before="0" w:line="240" w:lineRule="auto"/>
              <w:ind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417">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8">
            <w:pPr>
              <w:pageBreakBefore w:val="0"/>
              <w:spacing w:before="0" w:line="240" w:lineRule="auto"/>
              <w:ind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9">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A">
            <w:pPr>
              <w:pageBreakBefore w:val="0"/>
              <w:spacing w:before="0" w:line="240" w:lineRule="auto"/>
              <w:ind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41B">
            <w:pPr>
              <w:pageBreakBefore w:val="0"/>
              <w:spacing w:before="0" w:line="240" w:lineRule="auto"/>
              <w:ind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41C">
            <w:pPr>
              <w:pageBreakBefore w:val="0"/>
              <w:spacing w:before="0" w:line="240" w:lineRule="auto"/>
              <w:ind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41D">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1E">
            <w:pPr>
              <w:pageBreakBefore w:val="0"/>
              <w:spacing w:before="0" w:line="240" w:lineRule="auto"/>
              <w:ind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F">
            <w:pPr>
              <w:pageBreakBefore w:val="0"/>
              <w:spacing w:before="0" w:line="240" w:lineRule="auto"/>
              <w:ind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420">
            <w:pPr>
              <w:pageBreakBefore w:val="0"/>
              <w:spacing w:before="0" w:line="240" w:lineRule="auto"/>
              <w:ind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421">
            <w:pPr>
              <w:pageBreakBefore w:val="0"/>
              <w:spacing w:before="0" w:line="240" w:lineRule="auto"/>
              <w:ind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422">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23">
            <w:pPr>
              <w:pageBreakBefore w:val="0"/>
              <w:spacing w:before="0" w:line="240" w:lineRule="auto"/>
              <w:ind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424">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25">
            <w:pPr>
              <w:pageBreakBefore w:val="0"/>
              <w:spacing w:before="0" w:line="240" w:lineRule="auto"/>
              <w:ind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426">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427">
            <w:pPr>
              <w:pageBreakBefore w:val="0"/>
              <w:spacing w:before="0" w:line="240" w:lineRule="auto"/>
              <w:ind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428">
            <w:pPr>
              <w:pageBreakBefore w:val="0"/>
              <w:spacing w:before="0" w:line="240" w:lineRule="auto"/>
              <w:ind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42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2A">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2B">
            <w:pPr>
              <w:pageBreakBefore w:val="0"/>
              <w:spacing w:before="0" w:line="240" w:lineRule="auto"/>
              <w:ind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2C">
            <w:pPr>
              <w:pageBreakBefore w:val="0"/>
              <w:spacing w:before="0" w:line="240" w:lineRule="auto"/>
              <w:ind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42D">
            <w:pPr>
              <w:pageBreakBefore w:val="0"/>
              <w:spacing w:before="0" w:line="240" w:lineRule="auto"/>
              <w:ind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42E">
            <w:pPr>
              <w:pageBreakBefore w:val="0"/>
              <w:spacing w:before="0" w:line="240" w:lineRule="auto"/>
              <w:ind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42F">
            <w:pPr>
              <w:pageBreakBefore w:val="0"/>
              <w:spacing w:before="0" w:line="240" w:lineRule="auto"/>
              <w:ind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430">
            <w:pPr>
              <w:pageBreakBefore w:val="0"/>
              <w:spacing w:before="0" w:line="240" w:lineRule="auto"/>
              <w:ind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431">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32">
            <w:pPr>
              <w:pageBreakBefore w:val="0"/>
              <w:spacing w:before="0" w:line="240" w:lineRule="auto"/>
              <w:ind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433">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34">
            <w:pPr>
              <w:pageBreakBefore w:val="0"/>
              <w:spacing w:before="0" w:line="240" w:lineRule="auto"/>
              <w:ind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435">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36">
            <w:pPr>
              <w:pageBreakBefore w:val="0"/>
              <w:spacing w:before="0" w:line="240" w:lineRule="auto"/>
              <w:ind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437">
            <w:pPr>
              <w:pageBreakBefore w:val="0"/>
              <w:spacing w:before="0" w:line="240" w:lineRule="auto"/>
              <w:ind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438">
            <w:pPr>
              <w:pageBreakBefore w:val="0"/>
              <w:spacing w:before="0" w:line="240" w:lineRule="auto"/>
              <w:ind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39">
            <w:pPr>
              <w:pageBreakBefore w:val="0"/>
              <w:spacing w:before="0" w:line="240" w:lineRule="auto"/>
              <w:ind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43A">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3B">
            <w:pPr>
              <w:pageBreakBefore w:val="0"/>
              <w:spacing w:before="0" w:line="240" w:lineRule="auto"/>
              <w:ind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43C">
            <w:pPr>
              <w:pageBreakBefore w:val="0"/>
              <w:spacing w:before="0" w:line="240" w:lineRule="auto"/>
              <w:ind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43D">
            <w:pPr>
              <w:pageBreakBefore w:val="0"/>
              <w:spacing w:before="0" w:line="240" w:lineRule="auto"/>
              <w:ind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43E">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3F">
            <w:pPr>
              <w:pageBreakBefore w:val="0"/>
              <w:spacing w:before="0" w:line="240" w:lineRule="auto"/>
              <w:ind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44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1">
            <w:pPr>
              <w:pageBreakBefore w:val="0"/>
              <w:spacing w:before="0" w:line="240" w:lineRule="auto"/>
              <w:ind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44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43">
            <w:pPr>
              <w:pageBreakBefore w:val="0"/>
              <w:spacing w:before="0" w:line="240" w:lineRule="auto"/>
              <w:ind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4">
            <w:pPr>
              <w:pageBreakBefore w:val="0"/>
              <w:spacing w:before="0" w:line="240" w:lineRule="auto"/>
              <w:ind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445">
            <w:pPr>
              <w:pageBreakBefore w:val="0"/>
              <w:spacing w:before="0" w:line="240" w:lineRule="auto"/>
              <w:ind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46">
            <w:pPr>
              <w:pageBreakBefore w:val="0"/>
              <w:spacing w:before="0" w:line="240" w:lineRule="auto"/>
              <w:ind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447">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48">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49">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A">
            <w:pPr>
              <w:pageBreakBefore w:val="0"/>
              <w:spacing w:before="0" w:line="240" w:lineRule="auto"/>
              <w:ind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44B">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4C">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4D">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4E">
            <w:pPr>
              <w:pageBreakBefore w:val="0"/>
              <w:spacing w:before="0" w:line="240" w:lineRule="auto"/>
              <w:ind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44F">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50">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451">
            <w:pPr>
              <w:pageBreakBefore w:val="0"/>
              <w:spacing w:before="0" w:line="240" w:lineRule="auto"/>
              <w:ind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452">
            <w:pPr>
              <w:pageBreakBefore w:val="0"/>
              <w:spacing w:before="0" w:line="240" w:lineRule="auto"/>
              <w:ind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3">
            <w:pPr>
              <w:pageBreakBefore w:val="0"/>
              <w:spacing w:before="0" w:line="240" w:lineRule="auto"/>
              <w:ind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454">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5">
            <w:pPr>
              <w:pageBreakBefore w:val="0"/>
              <w:spacing w:before="0" w:line="240" w:lineRule="auto"/>
              <w:ind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456">
            <w:pPr>
              <w:pageBreakBefore w:val="0"/>
              <w:spacing w:before="0" w:line="240" w:lineRule="auto"/>
              <w:ind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457">
            <w:pPr>
              <w:pageBreakBefore w:val="0"/>
              <w:spacing w:before="0" w:line="240" w:lineRule="auto"/>
              <w:ind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45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9">
            <w:pPr>
              <w:pageBreakBefore w:val="0"/>
              <w:spacing w:before="0" w:line="240" w:lineRule="auto"/>
              <w:ind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45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5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45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D">
            <w:pPr>
              <w:pageBreakBefore w:val="0"/>
              <w:spacing w:before="0" w:line="240" w:lineRule="auto"/>
              <w:ind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45E">
            <w:pPr>
              <w:pageBreakBefore w:val="0"/>
              <w:spacing w:before="0" w:line="240" w:lineRule="auto"/>
              <w:ind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45F">
            <w:pPr>
              <w:pageBreakBefore w:val="0"/>
              <w:spacing w:before="0" w:line="240" w:lineRule="auto"/>
              <w:ind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0">
            <w:pPr>
              <w:pageBreakBefore w:val="0"/>
              <w:spacing w:before="0" w:line="240" w:lineRule="auto"/>
              <w:ind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461">
            <w:pPr>
              <w:pageBreakBefore w:val="0"/>
              <w:spacing w:before="0" w:line="240" w:lineRule="auto"/>
              <w:ind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462">
            <w:pPr>
              <w:pageBreakBefore w:val="0"/>
              <w:spacing w:before="0" w:line="240" w:lineRule="auto"/>
              <w:ind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46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64">
            <w:pPr>
              <w:pageBreakBefore w:val="0"/>
              <w:spacing w:before="0" w:line="240" w:lineRule="auto"/>
              <w:ind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465">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6">
            <w:pPr>
              <w:pageBreakBefore w:val="0"/>
              <w:spacing w:before="0" w:line="240" w:lineRule="auto"/>
              <w:ind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467">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8">
            <w:pPr>
              <w:pageBreakBefore w:val="0"/>
              <w:spacing w:before="0" w:line="240" w:lineRule="auto"/>
              <w:ind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469">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6A">
            <w:pPr>
              <w:pageBreakBefore w:val="0"/>
              <w:spacing w:before="0" w:line="240" w:lineRule="auto"/>
              <w:ind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46B">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6C">
            <w:pPr>
              <w:pageBreakBefore w:val="0"/>
              <w:spacing w:before="0" w:line="240" w:lineRule="auto"/>
              <w:ind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D">
            <w:pPr>
              <w:pageBreakBefore w:val="0"/>
              <w:spacing w:before="0" w:line="240" w:lineRule="auto"/>
              <w:ind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46E">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6F">
            <w:pPr>
              <w:pageBreakBefore w:val="0"/>
              <w:spacing w:before="0" w:line="240" w:lineRule="auto"/>
              <w:ind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470">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71">
            <w:pPr>
              <w:pageBreakBefore w:val="0"/>
              <w:spacing w:before="0" w:line="240" w:lineRule="auto"/>
              <w:ind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47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73">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7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5">
            <w:pPr>
              <w:pageBreakBefore w:val="0"/>
              <w:spacing w:before="0" w:line="240" w:lineRule="auto"/>
              <w:ind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476">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77">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78">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79">
            <w:pPr>
              <w:pageBreakBefore w:val="0"/>
              <w:spacing w:before="0" w:line="240" w:lineRule="auto"/>
              <w:ind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7A">
            <w:pPr>
              <w:pageBreakBefore w:val="0"/>
              <w:spacing w:before="0" w:line="240" w:lineRule="auto"/>
              <w:ind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47B">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7C">
            <w:pPr>
              <w:pageBreakBefore w:val="0"/>
              <w:spacing w:before="0" w:line="240" w:lineRule="auto"/>
              <w:ind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47D">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E">
            <w:pPr>
              <w:pageBreakBefore w:val="0"/>
              <w:spacing w:before="0" w:line="240" w:lineRule="auto"/>
              <w:ind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47F">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80">
            <w:pPr>
              <w:pageBreakBefore w:val="0"/>
              <w:spacing w:before="0" w:line="240" w:lineRule="auto"/>
              <w:ind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481">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82">
            <w:pPr>
              <w:pageBreakBefore w:val="0"/>
              <w:spacing w:before="0" w:line="240" w:lineRule="auto"/>
              <w:ind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483">
            <w:pPr>
              <w:pageBreakBefore w:val="0"/>
              <w:spacing w:before="0" w:line="240" w:lineRule="auto"/>
              <w:ind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484">
            <w:pPr>
              <w:pageBreakBefore w:val="0"/>
              <w:spacing w:before="0" w:line="240" w:lineRule="auto"/>
              <w:ind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485">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86">
            <w:pPr>
              <w:pageBreakBefore w:val="0"/>
              <w:spacing w:before="0" w:line="240" w:lineRule="auto"/>
              <w:ind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87">
            <w:pPr>
              <w:pageBreakBefore w:val="0"/>
              <w:spacing w:before="0" w:line="240" w:lineRule="auto"/>
              <w:ind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488">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89">
            <w:pPr>
              <w:pageBreakBefore w:val="0"/>
              <w:spacing w:before="0" w:line="240" w:lineRule="auto"/>
              <w:ind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48A">
            <w:pPr>
              <w:pageBreakBefore w:val="0"/>
              <w:spacing w:before="0" w:line="240" w:lineRule="auto"/>
              <w:ind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48B">
            <w:pPr>
              <w:pageBreakBefore w:val="0"/>
              <w:spacing w:before="0" w:line="240" w:lineRule="auto"/>
              <w:ind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48C">
            <w:pPr>
              <w:pageBreakBefore w:val="0"/>
              <w:spacing w:before="0" w:line="240" w:lineRule="auto"/>
              <w:ind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48D">
            <w:pPr>
              <w:pageBreakBefore w:val="0"/>
              <w:spacing w:before="0" w:line="240" w:lineRule="auto"/>
              <w:ind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4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8F">
            <w:pPr>
              <w:pageBreakBefore w:val="0"/>
              <w:spacing w:before="0" w:line="240" w:lineRule="auto"/>
              <w:ind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490">
            <w:pPr>
              <w:pageBreakBefore w:val="0"/>
              <w:spacing w:before="0" w:line="240" w:lineRule="auto"/>
              <w:ind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491">
            <w:pPr>
              <w:pageBreakBefore w:val="0"/>
              <w:spacing w:before="0" w:line="240" w:lineRule="auto"/>
              <w:ind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492">
            <w:pPr>
              <w:pageBreakBefore w:val="0"/>
              <w:spacing w:before="0" w:line="240" w:lineRule="auto"/>
              <w:ind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493">
            <w:pPr>
              <w:pageBreakBefore w:val="0"/>
              <w:spacing w:before="0" w:line="240" w:lineRule="auto"/>
              <w:ind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4">
            <w:pPr>
              <w:pageBreakBefore w:val="0"/>
              <w:spacing w:before="0" w:line="240" w:lineRule="auto"/>
              <w:ind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495">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96">
            <w:pPr>
              <w:pageBreakBefore w:val="0"/>
              <w:spacing w:before="0" w:line="240" w:lineRule="auto"/>
              <w:ind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497">
            <w:pPr>
              <w:pageBreakBefore w:val="0"/>
              <w:spacing w:before="0" w:line="240" w:lineRule="auto"/>
              <w:ind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498">
            <w:pPr>
              <w:pageBreakBefore w:val="0"/>
              <w:spacing w:before="0" w:line="240" w:lineRule="auto"/>
              <w:ind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499">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9A">
            <w:pPr>
              <w:pageBreakBefore w:val="0"/>
              <w:spacing w:before="0" w:line="240" w:lineRule="auto"/>
              <w:ind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49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9C">
            <w:pPr>
              <w:pageBreakBefore w:val="0"/>
              <w:spacing w:before="0" w:line="240" w:lineRule="auto"/>
              <w:ind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49D">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9E">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9F">
            <w:pPr>
              <w:pageBreakBefore w:val="0"/>
              <w:spacing w:before="0" w:line="240" w:lineRule="auto"/>
              <w:ind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4A0">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1">
            <w:pPr>
              <w:pageBreakBefore w:val="0"/>
              <w:spacing w:before="0" w:line="240" w:lineRule="auto"/>
              <w:ind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4A2">
            <w:pPr>
              <w:pageBreakBefore w:val="0"/>
              <w:spacing w:before="0" w:line="240" w:lineRule="auto"/>
              <w:ind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4A3">
            <w:pPr>
              <w:pageBreakBefore w:val="0"/>
              <w:spacing w:before="0" w:line="240" w:lineRule="auto"/>
              <w:ind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4A4">
            <w:pPr>
              <w:pageBreakBefore w:val="0"/>
              <w:spacing w:before="0" w:line="240" w:lineRule="auto"/>
              <w:ind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4A5">
            <w:pPr>
              <w:pageBreakBefore w:val="0"/>
              <w:spacing w:before="0" w:line="240" w:lineRule="auto"/>
              <w:ind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4A6">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A7">
            <w:pPr>
              <w:pageBreakBefore w:val="0"/>
              <w:spacing w:before="0" w:line="240" w:lineRule="auto"/>
              <w:ind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4A8">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A9">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AA">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AB">
            <w:pPr>
              <w:pageBreakBefore w:val="0"/>
              <w:spacing w:before="0" w:line="240" w:lineRule="auto"/>
              <w:ind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4AC">
            <w:pPr>
              <w:pageBreakBefore w:val="0"/>
              <w:spacing w:before="0" w:line="240" w:lineRule="auto"/>
              <w:ind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4AD">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E">
            <w:pPr>
              <w:pageBreakBefore w:val="0"/>
              <w:spacing w:before="0" w:line="240" w:lineRule="auto"/>
              <w:ind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4A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B0">
            <w:pPr>
              <w:pageBreakBefore w:val="0"/>
              <w:spacing w:before="0" w:line="240" w:lineRule="auto"/>
              <w:ind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4B1">
            <w:pPr>
              <w:pageBreakBefore w:val="0"/>
              <w:spacing w:before="0" w:line="240" w:lineRule="auto"/>
              <w:ind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4B2">
            <w:pPr>
              <w:pageBreakBefore w:val="0"/>
              <w:spacing w:before="0" w:line="240" w:lineRule="auto"/>
              <w:ind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4B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B4">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4B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B6">
            <w:pPr>
              <w:pageBreakBefore w:val="0"/>
              <w:spacing w:before="0" w:line="240" w:lineRule="auto"/>
              <w:ind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4B7">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4B8">
            <w:pPr>
              <w:pageBreakBefore w:val="0"/>
              <w:spacing w:before="0" w:line="240" w:lineRule="auto"/>
              <w:ind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4B9">
            <w:pPr>
              <w:pageBreakBefore w:val="0"/>
              <w:spacing w:before="0" w:line="240" w:lineRule="auto"/>
              <w:ind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4BA">
            <w:pPr>
              <w:pageBreakBefore w:val="0"/>
              <w:spacing w:before="0" w:line="240" w:lineRule="auto"/>
              <w:ind w:firstLine="0"/>
              <w:rPr/>
            </w:pPr>
            <w:r w:rsidDel="00000000" w:rsidR="00000000" w:rsidRPr="00000000">
              <w:rPr>
                <w:rtl w:val="0"/>
              </w:rPr>
              <w:t xml:space="preserve">-3.90</w:t>
            </w:r>
          </w:p>
        </w:tc>
      </w:tr>
    </w:tbl>
    <w:p w:rsidR="00000000" w:rsidDel="00000000" w:rsidP="00000000" w:rsidRDefault="00000000" w:rsidRPr="00000000" w14:paraId="000004BB">
      <w:pPr>
        <w:pageBreakBefore w:val="0"/>
        <w:widowControl w:val="1"/>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p>
    <w:p w:rsidR="00000000" w:rsidDel="00000000" w:rsidP="00000000" w:rsidRDefault="00000000" w:rsidRPr="00000000" w14:paraId="000004BC">
      <w:pPr>
        <w:pStyle w:val="Heading4"/>
        <w:pageBreakBefore w:val="0"/>
        <w:spacing w:before="0" w:line="360" w:lineRule="auto"/>
        <w:rPr/>
      </w:pPr>
      <w:bookmarkStart w:colFirst="0" w:colLast="0" w:name="_14ykbeg" w:id="126"/>
      <w:bookmarkEnd w:id="126"/>
      <w:r w:rsidDel="00000000" w:rsidR="00000000" w:rsidRPr="00000000">
        <w:rPr>
          <w:rtl w:val="0"/>
        </w:rPr>
      </w:r>
    </w:p>
    <w:p w:rsidR="00000000" w:rsidDel="00000000" w:rsidP="00000000" w:rsidRDefault="00000000" w:rsidRPr="00000000" w14:paraId="000004BD">
      <w:pPr>
        <w:pStyle w:val="Heading4"/>
        <w:pageBreakBefore w:val="0"/>
        <w:spacing w:before="0" w:line="360" w:lineRule="auto"/>
        <w:rPr/>
      </w:pPr>
      <w:bookmarkStart w:colFirst="0" w:colLast="0" w:name="_3oy7u29" w:id="127"/>
      <w:bookmarkEnd w:id="127"/>
      <w:r w:rsidDel="00000000" w:rsidR="00000000" w:rsidRPr="00000000">
        <w:rPr>
          <w:rtl w:val="0"/>
        </w:rPr>
      </w:r>
    </w:p>
    <w:p w:rsidR="00000000" w:rsidDel="00000000" w:rsidP="00000000" w:rsidRDefault="00000000" w:rsidRPr="00000000" w14:paraId="000004BE">
      <w:pPr>
        <w:pStyle w:val="Heading4"/>
        <w:pageBreakBefore w:val="0"/>
        <w:spacing w:before="0" w:line="360" w:lineRule="auto"/>
        <w:rPr/>
      </w:pPr>
      <w:bookmarkStart w:colFirst="0" w:colLast="0" w:name="_243i4a2" w:id="128"/>
      <w:bookmarkEnd w:id="128"/>
      <w:r w:rsidDel="00000000" w:rsidR="00000000" w:rsidRPr="00000000">
        <w:rPr>
          <w:rtl w:val="0"/>
        </w:rPr>
      </w:r>
    </w:p>
    <w:p w:rsidR="00000000" w:rsidDel="00000000" w:rsidP="00000000" w:rsidRDefault="00000000" w:rsidRPr="00000000" w14:paraId="000004BF">
      <w:pPr>
        <w:pageBreakBefore w:val="0"/>
        <w:spacing w:line="240" w:lineRule="auto"/>
        <w:rPr/>
      </w:pPr>
      <w:r w:rsidDel="00000000" w:rsidR="00000000" w:rsidRPr="00000000">
        <w:rPr>
          <w:rtl w:val="0"/>
        </w:rPr>
      </w:r>
    </w:p>
    <w:p w:rsidR="00000000" w:rsidDel="00000000" w:rsidP="00000000" w:rsidRDefault="00000000" w:rsidRPr="00000000" w14:paraId="000004C0">
      <w:pPr>
        <w:pageBreakBefore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10" name="image10.png"/>
            <a:graphic>
              <a:graphicData uri="http://schemas.openxmlformats.org/drawingml/2006/picture">
                <pic:pic>
                  <pic:nvPicPr>
                    <pic:cNvPr descr="desc-plot1.png" id="0" name="image10.png"/>
                    <pic:cNvPicPr preferRelativeResize="0"/>
                  </pic:nvPicPr>
                  <pic:blipFill>
                    <a:blip r:embed="rId15"/>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1982-2012. </w:t>
      </w:r>
    </w:p>
    <w:p w:rsidR="00000000" w:rsidDel="00000000" w:rsidP="00000000" w:rsidRDefault="00000000" w:rsidRPr="00000000" w14:paraId="000004C2">
      <w:pPr>
        <w:pageBreakBefore w:val="0"/>
        <w:spacing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C3">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2.png" id="1" name="image9.png"/>
            <a:graphic>
              <a:graphicData uri="http://schemas.openxmlformats.org/drawingml/2006/picture">
                <pic:pic>
                  <pic:nvPicPr>
                    <pic:cNvPr descr="desc-plot2.png" id="0" name="image9.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2. Period-specific Cohort Trends In Arts Participation, Cumulative SPPA Data, 1982-2012.</w:t>
      </w:r>
    </w:p>
    <w:p w:rsidR="00000000" w:rsidDel="00000000" w:rsidP="00000000" w:rsidRDefault="00000000" w:rsidRPr="00000000" w14:paraId="000004C4">
      <w:pPr>
        <w:pageBreakBefore w:val="0"/>
        <w:spacing w:line="240" w:lineRule="auto"/>
        <w:ind w:firstLine="0"/>
        <w:rPr>
          <w:b w:val="1"/>
          <w:bCs w:val="1"/>
        </w:rPr>
      </w:pPr>
      <w:r w:rsidDel="00000000" w:rsidR="00000000" w:rsidRPr="00000000">
        <w:rPr>
          <w:rtl w:val="0"/>
        </w:rPr>
      </w:r>
    </w:p>
    <w:p w:rsidR="00000000" w:rsidDel="00000000" w:rsidP="00000000" w:rsidRDefault="00000000" w:rsidRPr="00000000" w14:paraId="000004C5">
      <w:pPr>
        <w:pageBreakBefore w:val="0"/>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6">
      <w:pPr>
        <w:pageBreakBefore w:val="0"/>
        <w:spacing w:line="240" w:lineRule="auto"/>
        <w:ind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2" name="image5.png"/>
            <a:graphic>
              <a:graphicData uri="http://schemas.openxmlformats.org/drawingml/2006/picture">
                <pic:pic>
                  <pic:nvPicPr>
                    <pic:cNvPr descr="gr1.png" id="0" name="image5.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C8">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png" id="12" name="image6.png"/>
            <a:graphic>
              <a:graphicData uri="http://schemas.openxmlformats.org/drawingml/2006/picture">
                <pic:pic>
                  <pic:nvPicPr>
                    <pic:cNvPr descr="gr2.png" id="0" name="image6.png"/>
                    <pic:cNvPicPr preferRelativeResize="0"/>
                  </pic:nvPicPr>
                  <pic:blipFill>
                    <a:blip r:embed="rId1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CA">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png" id="3" name="image4.png"/>
            <a:graphic>
              <a:graphicData uri="http://schemas.openxmlformats.org/drawingml/2006/picture">
                <pic:pic>
                  <pic:nvPicPr>
                    <pic:cNvPr descr="gr3.png" id="0" name="image4.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C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CD">
      <w:pPr>
        <w:pageBreakBefore w:val="0"/>
        <w:spacing w:line="240" w:lineRule="auto"/>
        <w:ind w:firstLine="0"/>
        <w:rPr>
          <w:b w:val="1"/>
          <w:bCs w:val="1"/>
        </w:rPr>
      </w:pPr>
      <w:r w:rsidDel="00000000" w:rsidR="00000000" w:rsidRPr="00000000">
        <w:rPr>
          <w:b w:val="1"/>
          <w:bCs w:val="1"/>
          <w:rtl w:val="0"/>
        </w:rPr>
        <w:t xml:space="preserve">Figure 3.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CE">
      <w:pPr>
        <w:pageBreakBefore w:val="0"/>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F">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art-cohort-by-educ.png" id="5" name="image3.png"/>
            <a:graphic>
              <a:graphicData uri="http://schemas.openxmlformats.org/drawingml/2006/picture">
                <pic:pic>
                  <pic:nvPicPr>
                    <pic:cNvPr descr="art-cohort-by-educ.png" id="0" name="image3.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craft-cohort-by-educ.png" id="8" name="image11.png"/>
            <a:graphic>
              <a:graphicData uri="http://schemas.openxmlformats.org/drawingml/2006/picture">
                <pic:pic>
                  <pic:nvPicPr>
                    <pic:cNvPr descr="craft-cohort-by-educ.png" id="0" name="image11.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3">
      <w:pPr>
        <w:pageBreakBefore w:val="0"/>
        <w:spacing w:line="240" w:lineRule="auto"/>
        <w:ind w:firstLine="0"/>
        <w:rPr>
          <w:b w:val="1"/>
          <w:bCs w:val="1"/>
        </w:rPr>
      </w:pPr>
      <w:r w:rsidDel="00000000" w:rsidR="00000000" w:rsidRPr="00000000">
        <w:rPr>
          <w:b w:val="1"/>
          <w:bCs w:val="1"/>
          <w:rtl w:val="0"/>
        </w:rPr>
        <w:t xml:space="preserve">Figure 4. Group-Specific Cohort Effect Estimates for Respondents with Some College Experience (or Higher) and Respondents with No College Education for Two SPPA Arts Participation Outcomes. </w:t>
      </w:r>
    </w:p>
    <w:p w:rsidR="00000000" w:rsidDel="00000000" w:rsidP="00000000" w:rsidRDefault="00000000" w:rsidRPr="00000000" w14:paraId="000004D4">
      <w:pPr>
        <w:pageBreakBefore w:val="0"/>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D5">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1_age.png" id="9" name="image1.png"/>
            <a:graphic>
              <a:graphicData uri="http://schemas.openxmlformats.org/drawingml/2006/picture">
                <pic:pic>
                  <pic:nvPicPr>
                    <pic:cNvPr descr="gr1_age.png" id="0" name="image1.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7">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_age.png" id="11" name="image2.png"/>
            <a:graphic>
              <a:graphicData uri="http://schemas.openxmlformats.org/drawingml/2006/picture">
                <pic:pic>
                  <pic:nvPicPr>
                    <pic:cNvPr descr="gr2_age.png" id="0" name="image2.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9">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_age.png" id="6" name="image7.png"/>
            <a:graphic>
              <a:graphicData uri="http://schemas.openxmlformats.org/drawingml/2006/picture">
                <pic:pic>
                  <pic:nvPicPr>
                    <pic:cNvPr descr="gr3_age.png" id="0" name="image7.png"/>
                    <pic:cNvPicPr preferRelativeResize="0"/>
                  </pic:nvPicPr>
                  <pic:blipFill>
                    <a:blip r:embed="rId2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DB">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D">
      <w:pPr>
        <w:pageBreakBefore w:val="0"/>
        <w:spacing w:line="240" w:lineRule="auto"/>
        <w:ind w:firstLine="0"/>
        <w:rPr>
          <w:b w:val="1"/>
          <w:bCs w:val="1"/>
        </w:rPr>
      </w:pPr>
      <w:r w:rsidDel="00000000" w:rsidR="00000000" w:rsidRPr="00000000">
        <w:rPr>
          <w:b w:val="1"/>
          <w:bCs w:val="1"/>
          <w:rtl w:val="0"/>
        </w:rPr>
        <w:t xml:space="preserve">Figure 5. Random effect estimates of group level cohort effects using different specifications of the age effect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DE">
      <w:pPr>
        <w:pageBreakBefore w:val="0"/>
        <w:ind w:firstLine="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drawing>
          <wp:inline distB="114300" distT="114300" distL="114300" distR="114300">
            <wp:extent cx="5486400" cy="5486400"/>
            <wp:effectExtent b="0" l="0" r="0" t="0"/>
            <wp:docPr descr="exposure-by-cohort.png" id="4" name="image8.png"/>
            <a:graphic>
              <a:graphicData uri="http://schemas.openxmlformats.org/drawingml/2006/picture">
                <pic:pic>
                  <pic:nvPicPr>
                    <pic:cNvPr descr="exposure-by-cohort.png" id="0" name="image8.png"/>
                    <pic:cNvPicPr preferRelativeResize="0"/>
                  </pic:nvPicPr>
                  <pic:blipFill>
                    <a:blip r:embed="rId25"/>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ageBreakBefore w:val="0"/>
        <w:spacing w:line="240" w:lineRule="auto"/>
        <w:ind w:firstLine="0"/>
        <w:rPr>
          <w:rFonts w:ascii="Garamond" w:cs="Garamond" w:eastAsia="Garamond" w:hAnsi="Garamond"/>
          <w:color w:val="000000"/>
          <w:sz w:val="26"/>
          <w:szCs w:val="26"/>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4E4">
      <w:pPr>
        <w:pStyle w:val="Heading6"/>
        <w:keepNext w:val="0"/>
        <w:keepLines w:val="0"/>
        <w:pageBreakBefore w:val="0"/>
        <w:spacing w:after="0" w:lineRule="auto"/>
        <w:jc w:val="both"/>
        <w:rPr>
          <w:rFonts w:ascii="Garamond" w:cs="Garamond" w:eastAsia="Garamond" w:hAnsi="Garamond"/>
          <w:b w:val="1"/>
          <w:bCs w:val="1"/>
          <w:color w:val="000000"/>
          <w:sz w:val="26"/>
          <w:szCs w:val="26"/>
        </w:rPr>
      </w:pPr>
      <w:bookmarkStart w:colFirst="0" w:colLast="0" w:name="_4iylrwe" w:id="129"/>
      <w:bookmarkEnd w:id="129"/>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0"/>
          <w:bCs w:val="0"/>
          <w:i w:val="0"/>
          <w:iCs w:val="0"/>
          <w:smallCaps w:val="0"/>
          <w:strike w:val="0"/>
          <w:color w:val="632423"/>
          <w:sz w:val="44"/>
          <w:szCs w:val="44"/>
          <w:u w:val="none"/>
          <w:shd w:fill="auto" w:val="clear"/>
          <w:vertAlign w:val="baseline"/>
        </w:rPr>
      </w:pPr>
      <w:bookmarkStart w:colFirst="0" w:colLast="0" w:name="_j8sehv" w:id="130"/>
      <w:bookmarkEnd w:id="130"/>
      <w:r w:rsidDel="00000000" w:rsidR="00000000" w:rsidRPr="00000000">
        <w:rPr>
          <w:rtl w:val="0"/>
        </w:rPr>
      </w:r>
    </w:p>
    <w:sectPr>
      <w:headerReference r:id="rId26" w:type="default"/>
      <w:footerReference r:id="rId2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C. Lena" w:id="2" w:date="2018-05-23T13:53:58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strengthen this transition.</w:t>
      </w:r>
    </w:p>
  </w:comment>
  <w:comment w:author="Jennifer C. Lena" w:id="3" w:date="2018-05-23T13:56:27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add this to the introduction--might strengthen "need for investigation" claim.</w:t>
      </w:r>
    </w:p>
  </w:comment>
  <w:comment w:author="Omar Lizardo" w:id="1" w:date="2018-06-17T17:11:25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get rid of this omnivorousness stuff here (so as to not prime anything) and just use the new paragraph you have below?</w:t>
      </w:r>
    </w:p>
  </w:comment>
  <w:comment w:author="Omar Lizardo" w:id="0" w:date="2018-06-17T17:09:47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w:t>
      </w:r>
    </w:p>
  </w:comment>
  <w:comment w:author="Omar Lizardo" w:id="6" w:date="2018-06-17T17:17:52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 w:author="Omar Lizardo" w:id="5" w:date="2018-06-17T17:18:02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 w:author="Omar Lizardo" w:id="4" w:date="2018-06-17T17:18:10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E7">
      <w:pPr>
        <w:pStyle w:val="Heading4"/>
        <w:pageBreakBefore w:val="0"/>
        <w:rPr>
          <w:sz w:val="20"/>
          <w:szCs w:val="20"/>
        </w:rPr>
      </w:pPr>
      <w:bookmarkStart w:colFirst="0" w:colLast="0" w:name="_338fx5o" w:id="131"/>
      <w:bookmarkEnd w:id="131"/>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r w:rsidDel="00000000" w:rsidR="00000000" w:rsidRPr="00000000">
        <w:rPr>
          <w:rtl w:val="0"/>
        </w:rPr>
      </w:r>
    </w:p>
  </w:footnote>
  <w:footnote w:id="5">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6">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7">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8">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0">
    <w:p w:rsidR="00000000" w:rsidDel="00000000" w:rsidP="00000000" w:rsidRDefault="00000000" w:rsidRPr="00000000" w14:paraId="000004EC">
      <w:pPr>
        <w:pStyle w:val="Heading4"/>
        <w:pageBreakBefore w:val="0"/>
        <w:spacing w:before="0" w:lineRule="auto"/>
        <w:ind w:firstLine="720"/>
        <w:rPr>
          <w:sz w:val="20"/>
          <w:szCs w:val="20"/>
        </w:rPr>
      </w:pPr>
      <w:bookmarkStart w:colFirst="0" w:colLast="0" w:name="_wnyagw" w:id="132"/>
      <w:bookmarkEnd w:id="132"/>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1">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p>
  </w:footnote>
  <w:footnote w:id="12">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p>
  </w:footnote>
  <w:footnote w:id="1">
    <w:p w:rsidR="00000000" w:rsidDel="00000000" w:rsidP="00000000" w:rsidRDefault="00000000" w:rsidRPr="00000000" w14:paraId="000004F1">
      <w:pPr>
        <w:pStyle w:val="Heading4"/>
        <w:pageBreakBefore w:val="0"/>
        <w:spacing w:before="0" w:lineRule="auto"/>
        <w:ind w:firstLine="720"/>
        <w:rPr/>
      </w:pPr>
      <w:bookmarkStart w:colFirst="0" w:colLast="0" w:name="_wekpoheut3gn" w:id="133"/>
      <w:bookmarkEnd w:id="133"/>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4F2">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3">
    <w:p w:rsidR="00000000" w:rsidDel="00000000" w:rsidP="00000000" w:rsidRDefault="00000000" w:rsidRPr="00000000" w14:paraId="000004F3">
      <w:pPr>
        <w:pStyle w:val="Heading4"/>
        <w:pageBreakBefore w:val="0"/>
        <w:spacing w:before="0" w:lineRule="auto"/>
        <w:ind w:firstLine="720"/>
        <w:rPr/>
      </w:pPr>
      <w:bookmarkStart w:colFirst="0" w:colLast="0" w:name="_1idq7dh" w:id="134"/>
      <w:bookmarkEnd w:id="134"/>
      <w:r w:rsidDel="00000000" w:rsidR="00000000" w:rsidRPr="00000000">
        <w:rPr>
          <w:rStyle w:val="FootnoteReference"/>
          <w:vertAlign w:val="superscript"/>
        </w:rPr>
        <w:footnoteRef/>
      </w:r>
      <w:r w:rsidDel="00000000" w:rsidR="00000000" w:rsidRPr="00000000">
        <w:rPr>
          <w:sz w:val="20"/>
          <w:szCs w:val="20"/>
          <w:rtl w:val="0"/>
        </w:rPr>
        <w:t xml:space="preserve"> We estimate the HAPC models via maximum likelihood using the routine for mixed effects logit regression modelling (</w:t>
      </w:r>
      <w:r w:rsidDel="00000000" w:rsidR="00000000" w:rsidRPr="00000000">
        <w:rPr>
          <w:rFonts w:ascii="Courier New" w:cs="Courier New" w:eastAsia="Courier New" w:hAnsi="Courier New"/>
          <w:sz w:val="16"/>
          <w:szCs w:val="16"/>
          <w:rtl w:val="0"/>
        </w:rPr>
        <w:t xml:space="preserve">melogit</w:t>
      </w:r>
      <w:r w:rsidDel="00000000" w:rsidR="00000000" w:rsidRPr="00000000">
        <w:rPr>
          <w:sz w:val="20"/>
          <w:szCs w:val="20"/>
          <w:rtl w:val="0"/>
        </w:rPr>
        <w:t xml:space="preserve">) included in Stata 14.2.</w:t>
      </w:r>
      <w:r w:rsidDel="00000000" w:rsidR="00000000" w:rsidRPr="00000000">
        <w:rPr>
          <w:rtl w:val="0"/>
        </w:rPr>
      </w:r>
    </w:p>
  </w:footnote>
  <w:footnote w:id="4">
    <w:p w:rsidR="00000000" w:rsidDel="00000000" w:rsidP="00000000" w:rsidRDefault="00000000" w:rsidRPr="00000000" w14:paraId="000004F4">
      <w:pPr>
        <w:pStyle w:val="Heading4"/>
        <w:pageBreakBefore w:val="0"/>
        <w:spacing w:before="0" w:lineRule="auto"/>
        <w:ind w:firstLine="720"/>
        <w:rPr/>
      </w:pPr>
      <w:bookmarkStart w:colFirst="0" w:colLast="0" w:name="_krz14bkwdhup" w:id="135"/>
      <w:bookmarkEnd w:id="135"/>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9">
    <w:p w:rsidR="00000000" w:rsidDel="00000000" w:rsidP="00000000" w:rsidRDefault="00000000" w:rsidRPr="00000000" w14:paraId="000004F5">
      <w:pPr>
        <w:pStyle w:val="Heading4"/>
        <w:pageBreakBefore w:val="0"/>
        <w:spacing w:before="0" w:lineRule="auto"/>
        <w:ind w:firstLine="720"/>
        <w:rPr/>
      </w:pPr>
      <w:bookmarkStart w:colFirst="0" w:colLast="0" w:name="_2hio093" w:id="136"/>
      <w:bookmarkEnd w:id="136"/>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We observe strong positive cohort effects for Whites born between 1930 and 1950  when it comes to attendance at Classical music concerts (symphony) but almost no discernible cohort effect for Blacks when it comes to this form of cultural participation.  When it comes to attendance at Jazz concerts, but Blacks and Whites born during the post-progressive era exhibit strong cohort effects, extending to persons born in the 1960s. </w:t>
      </w:r>
      <w:r w:rsidDel="00000000" w:rsidR="00000000" w:rsidRPr="00000000">
        <w:rPr>
          <w:rtl w:val="0"/>
        </w:rPr>
      </w:r>
    </w:p>
  </w:footnote>
  <w:footnote w:id="13">
    <w:p w:rsidR="00000000" w:rsidDel="00000000" w:rsidP="00000000" w:rsidRDefault="00000000" w:rsidRPr="00000000" w14:paraId="000004F6">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2">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r w:rsidDel="00000000" w:rsidR="00000000" w:rsidRPr="00000000">
        <w:rPr>
          <w:rtl w:val="0"/>
        </w:rPr>
      </w:r>
    </w:p>
  </w:footnote>
  <w:footnote w:id="14">
    <w:p w:rsidR="00000000" w:rsidDel="00000000" w:rsidP="00000000" w:rsidRDefault="00000000" w:rsidRPr="00000000" w14:paraId="000004F7">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4F8">
      <w:pPr>
        <w:pageBreakBefore w:val="0"/>
        <w:spacing w:line="240" w:lineRule="auto"/>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15">
    <w:p w:rsidR="00000000" w:rsidDel="00000000" w:rsidP="00000000" w:rsidRDefault="00000000" w:rsidRPr="00000000" w14:paraId="000004F9">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4FA">
      <w:pPr>
        <w:pageBreakBefore w:val="0"/>
        <w:spacing w:line="240" w:lineRule="auto"/>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olizardo@nd.edu" TargetMode="External"/><Relationship Id="rId26" Type="http://schemas.openxmlformats.org/officeDocument/2006/relationships/header" Target="header1.xml"/><Relationship Id="rId25" Type="http://schemas.openxmlformats.org/officeDocument/2006/relationships/image" Target="media/image8.png"/><Relationship Id="rId27"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mailto:jcl42@columbia.edu" TargetMode="External"/><Relationship Id="rId11" Type="http://schemas.openxmlformats.org/officeDocument/2006/relationships/hyperlink" Target="https://www.codecogs.com/eqnedit.php?latex=P(Y_%7Bijkl%7D)%20%3D%20%5Cgamma_0%20%2B%20%5Cbeta_1Age%20%2B%20%5Cbeta_2Age%5E2%20%2B%20%5Cbeta_3Age%5E3%20%2B%20%5Cbeta_4Woman%20%2B%20%5Cbeta_5College%20%2B%20%5Cbeta_6White%20%2B%20%5Cbeta_7Black%20%2B%20%5Csum_%7Bk%20%3D%202%7D%5E6%5Ctheta_k%20%2B%20v_0j%20%2B%20%5Cepsilon_%7Bijkl%7D" TargetMode="External"/><Relationship Id="rId10" Type="http://schemas.openxmlformats.org/officeDocument/2006/relationships/hyperlink" Target="http://www.nea.gov" TargetMode="External"/><Relationship Id="rId13" Type="http://schemas.openxmlformats.org/officeDocument/2006/relationships/hyperlink" Target="http://www.festival.si.edu/about-us/mission-and-history/smithsonian" TargetMode="External"/><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hyperlink" Target="http://doi.org/10.3886/ICPSR35575.v1" TargetMode="External"/><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