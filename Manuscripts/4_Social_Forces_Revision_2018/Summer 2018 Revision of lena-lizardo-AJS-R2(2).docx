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vertAlign w:val="superscript"/>
        </w:rPr>
      </w:pPr>
      <w:bookmarkStart w:colFirst="0" w:colLast="0" w:name="_gjdgxs" w:id="0"/>
      <w:bookmarkEnd w:id="0"/>
      <w:r w:rsidDel="00000000" w:rsidR="00000000" w:rsidRPr="00000000">
        <w:rPr>
          <w:rtl w:val="0"/>
        </w:rPr>
        <w:t xml:space="preserve">The Making of an “</w:t>
      </w:r>
      <w:ins w:author="Jennifer C. Lena" w:id="0" w:date="2018-05-23T13:25:09Z">
        <w:r w:rsidDel="00000000" w:rsidR="00000000" w:rsidRPr="00000000">
          <w:rPr>
            <w:rtl w:val="0"/>
          </w:rPr>
          <w:t xml:space="preserve">Culturally Democratic?</w:t>
        </w:r>
      </w:ins>
      <w:del w:author="Jennifer C. Lena" w:id="0" w:date="2018-05-23T13:25:09Z">
        <w:r w:rsidDel="00000000" w:rsidR="00000000" w:rsidRPr="00000000">
          <w:rPr>
            <w:rtl w:val="0"/>
          </w:rPr>
          <w:delText xml:space="preserve">Omnivorous</w:delText>
        </w:r>
      </w:del>
      <w:r w:rsidDel="00000000" w:rsidR="00000000" w:rsidRPr="00000000">
        <w:rPr>
          <w:rtl w:val="0"/>
        </w:rPr>
        <w:t xml:space="preserve"> Generation”</w:t>
      </w:r>
      <w:r w:rsidDel="00000000" w:rsidR="00000000" w:rsidRPr="00000000">
        <w:rPr>
          <w:vertAlign w:val="superscript"/>
          <w:rtl w:val="0"/>
        </w:rPr>
        <w:t xml:space="preserve">*</w:t>
      </w:r>
    </w:p>
    <w:p w:rsidR="00000000" w:rsidDel="00000000" w:rsidP="00000000" w:rsidRDefault="00000000" w:rsidRPr="00000000" w14:paraId="00000002">
      <w:pPr>
        <w:pStyle w:val="Subtitle"/>
        <w:pageBreakBefore w:val="0"/>
        <w:spacing w:line="240" w:lineRule="auto"/>
        <w:rPr/>
      </w:pPr>
      <w:bookmarkStart w:colFirst="0" w:colLast="0" w:name="_30j0zll" w:id="1"/>
      <w:bookmarkEnd w:id="1"/>
      <w:r w:rsidDel="00000000" w:rsidR="00000000" w:rsidRPr="00000000">
        <w:rPr>
          <w:rtl w:val="0"/>
        </w:rPr>
        <w:tab/>
      </w:r>
    </w:p>
    <w:p w:rsidR="00000000" w:rsidDel="00000000" w:rsidP="00000000" w:rsidRDefault="00000000" w:rsidRPr="00000000" w14:paraId="00000003">
      <w:pPr>
        <w:pStyle w:val="Subtitle"/>
        <w:pageBreakBefore w:val="0"/>
        <w:spacing w:line="240" w:lineRule="auto"/>
        <w:rPr/>
      </w:pPr>
      <w:bookmarkStart w:colFirst="0" w:colLast="0" w:name="_1fob9te" w:id="2"/>
      <w:bookmarkEnd w:id="2"/>
      <w:r w:rsidDel="00000000" w:rsidR="00000000" w:rsidRPr="00000000">
        <w:rPr>
          <w:rtl w:val="0"/>
        </w:rPr>
      </w:r>
    </w:p>
    <w:p w:rsidR="00000000" w:rsidDel="00000000" w:rsidP="00000000" w:rsidRDefault="00000000" w:rsidRPr="00000000" w14:paraId="00000004">
      <w:pPr>
        <w:pStyle w:val="Subtitle"/>
        <w:pageBreakBefore w:val="0"/>
        <w:spacing w:line="240" w:lineRule="auto"/>
        <w:rPr/>
      </w:pPr>
      <w:r w:rsidDel="00000000" w:rsidR="00000000" w:rsidRPr="00000000">
        <w:rPr>
          <w:rtl w:val="0"/>
        </w:rPr>
        <w:t xml:space="preserve">Jennifer C. Lena</w:t>
      </w:r>
    </w:p>
    <w:p w:rsidR="00000000" w:rsidDel="00000000" w:rsidP="00000000" w:rsidRDefault="00000000" w:rsidRPr="00000000" w14:paraId="00000005">
      <w:pPr>
        <w:pStyle w:val="Subtitle"/>
        <w:pageBreakBefore w:val="0"/>
        <w:spacing w:line="240" w:lineRule="auto"/>
        <w:rPr>
          <w:i w:val="1"/>
          <w:iCs w:val="1"/>
        </w:rPr>
      </w:pPr>
      <w:r w:rsidDel="00000000" w:rsidR="00000000" w:rsidRPr="00000000">
        <w:rPr>
          <w:i w:val="1"/>
          <w:iCs w:val="1"/>
          <w:rtl w:val="0"/>
        </w:rPr>
        <w:t xml:space="preserve">Columbia University, Teachers College</w:t>
      </w:r>
    </w:p>
    <w:p w:rsidR="00000000" w:rsidDel="00000000" w:rsidP="00000000" w:rsidRDefault="00000000" w:rsidRPr="00000000" w14:paraId="00000006">
      <w:pPr>
        <w:pStyle w:val="Subtitle"/>
        <w:pageBreakBefore w:val="0"/>
        <w:spacing w:line="240" w:lineRule="auto"/>
        <w:rPr/>
      </w:pPr>
      <w:r w:rsidDel="00000000" w:rsidR="00000000" w:rsidRPr="00000000">
        <w:rPr>
          <w:rtl w:val="0"/>
        </w:rPr>
      </w:r>
    </w:p>
    <w:p w:rsidR="00000000" w:rsidDel="00000000" w:rsidP="00000000" w:rsidRDefault="00000000" w:rsidRPr="00000000" w14:paraId="00000007">
      <w:pPr>
        <w:pStyle w:val="Subtitle"/>
        <w:pageBreakBefore w:val="0"/>
        <w:spacing w:line="240" w:lineRule="auto"/>
        <w:rPr/>
      </w:pPr>
      <w:r w:rsidDel="00000000" w:rsidR="00000000" w:rsidRPr="00000000">
        <w:rPr>
          <w:rtl w:val="0"/>
        </w:rPr>
        <w:t xml:space="preserve">Omar Lizardo</w:t>
      </w:r>
    </w:p>
    <w:p w:rsidR="00000000" w:rsidDel="00000000" w:rsidP="00000000" w:rsidRDefault="00000000" w:rsidRPr="00000000" w14:paraId="00000008">
      <w:pPr>
        <w:pStyle w:val="Subtitle"/>
        <w:pageBreakBefore w:val="0"/>
        <w:spacing w:line="240" w:lineRule="auto"/>
        <w:rPr>
          <w:i w:val="1"/>
          <w:iCs w:val="1"/>
        </w:rPr>
      </w:pPr>
      <w:bookmarkStart w:colFirst="0" w:colLast="0" w:name="_3znysh7" w:id="3"/>
      <w:bookmarkEnd w:id="3"/>
      <w:r w:rsidDel="00000000" w:rsidR="00000000" w:rsidRPr="00000000">
        <w:rPr>
          <w:i w:val="1"/>
          <w:iCs w:val="1"/>
          <w:rtl w:val="0"/>
        </w:rPr>
        <w:t xml:space="preserve">University of Notre Dame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Keywords:</w:t>
      </w:r>
      <w:del w:author="Jennifer C. Lena" w:id="1" w:date="2018-05-23T13:24:43Z">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delText xml:space="preserve"> 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culture, valorization, vernacular, folk, institutions, New Deal, Progressive Era, museums, organizations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Word Count: 12,025 (plus 1,560 in Appendix)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pStyle w:val="Subtitle"/>
        <w:pageBreakBefore w:val="0"/>
        <w:spacing w:line="240" w:lineRule="auto"/>
        <w:rPr>
          <w:color w:val="632423"/>
          <w:sz w:val="24"/>
          <w:szCs w:val="24"/>
        </w:rPr>
      </w:pPr>
      <w:bookmarkStart w:colFirst="0" w:colLast="0" w:name="_2et92p0" w:id="4"/>
      <w:bookmarkEnd w:id="4"/>
      <w:r w:rsidDel="00000000" w:rsidR="00000000" w:rsidRPr="00000000">
        <w:rPr>
          <w:rtl w:val="0"/>
        </w:rPr>
      </w:r>
    </w:p>
    <w:p w:rsidR="00000000" w:rsidDel="00000000" w:rsidP="00000000" w:rsidRDefault="00000000" w:rsidRPr="00000000" w14:paraId="00000010">
      <w:pPr>
        <w:pStyle w:val="Subtitle"/>
        <w:pageBreakBefore w:val="0"/>
        <w:spacing w:line="240" w:lineRule="auto"/>
        <w:rPr>
          <w:color w:val="632423"/>
          <w:sz w:val="24"/>
          <w:szCs w:val="24"/>
        </w:rPr>
      </w:pPr>
      <w:bookmarkStart w:colFirst="0" w:colLast="0" w:name="_tyjcwt" w:id="5"/>
      <w:bookmarkEnd w:id="5"/>
      <w:r w:rsidDel="00000000" w:rsidR="00000000" w:rsidRPr="00000000">
        <w:rPr>
          <w:rtl w:val="0"/>
        </w:rPr>
      </w:r>
    </w:p>
    <w:p w:rsidR="00000000" w:rsidDel="00000000" w:rsidP="00000000" w:rsidRDefault="00000000" w:rsidRPr="00000000" w14:paraId="00000011">
      <w:pPr>
        <w:pStyle w:val="Subtitle"/>
        <w:pageBreakBefore w:val="0"/>
        <w:spacing w:line="240" w:lineRule="auto"/>
        <w:rPr>
          <w:sz w:val="24"/>
          <w:szCs w:val="24"/>
        </w:rPr>
      </w:pPr>
      <w:bookmarkStart w:colFirst="0" w:colLast="0" w:name="_3dy6vkm" w:id="6"/>
      <w:bookmarkEnd w:id="6"/>
      <w:r w:rsidDel="00000000" w:rsidR="00000000" w:rsidRPr="00000000">
        <w:rPr>
          <w:rtl w:val="0"/>
        </w:rPr>
      </w:r>
    </w:p>
    <w:p w:rsidR="00000000" w:rsidDel="00000000" w:rsidP="00000000" w:rsidRDefault="00000000" w:rsidRPr="00000000" w14:paraId="00000012">
      <w:pPr>
        <w:pStyle w:val="Subtitle"/>
        <w:pageBreakBefore w:val="0"/>
        <w:spacing w:line="240" w:lineRule="auto"/>
        <w:rPr>
          <w:sz w:val="24"/>
          <w:szCs w:val="24"/>
        </w:rPr>
      </w:pPr>
      <w:bookmarkStart w:colFirst="0" w:colLast="0" w:name="_1t3h5sf" w:id="7"/>
      <w:bookmarkEnd w:id="7"/>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pStyle w:val="Subtitle"/>
        <w:pageBreakBefore w:val="0"/>
        <w:spacing w:line="240" w:lineRule="auto"/>
        <w:rPr>
          <w:sz w:val="24"/>
          <w:szCs w:val="24"/>
        </w:rPr>
      </w:pPr>
      <w:bookmarkStart w:colFirst="0" w:colLast="0" w:name="_4d34og8" w:id="8"/>
      <w:bookmarkEnd w:id="8"/>
      <w:r w:rsidDel="00000000" w:rsidR="00000000" w:rsidRPr="00000000">
        <w:rPr>
          <w:rtl w:val="0"/>
        </w:rPr>
      </w:r>
    </w:p>
    <w:p w:rsidR="00000000" w:rsidDel="00000000" w:rsidP="00000000" w:rsidRDefault="00000000" w:rsidRPr="00000000" w14:paraId="00000015">
      <w:pPr>
        <w:pStyle w:val="Subtitle"/>
        <w:pageBreakBefore w:val="0"/>
        <w:spacing w:line="240" w:lineRule="auto"/>
        <w:rPr>
          <w:sz w:val="24"/>
          <w:szCs w:val="24"/>
        </w:rPr>
      </w:pPr>
      <w:bookmarkStart w:colFirst="0" w:colLast="0" w:name="_2s8eyo1" w:id="9"/>
      <w:bookmarkEnd w:id="9"/>
      <w:r w:rsidDel="00000000" w:rsidR="00000000" w:rsidRPr="00000000">
        <w:rPr>
          <w:rtl w:val="0"/>
        </w:rPr>
      </w:r>
    </w:p>
    <w:p w:rsidR="00000000" w:rsidDel="00000000" w:rsidP="00000000" w:rsidRDefault="00000000" w:rsidRPr="00000000" w14:paraId="00000016">
      <w:pPr>
        <w:pStyle w:val="Subtitle"/>
        <w:pageBreakBefore w:val="0"/>
        <w:spacing w:line="240" w:lineRule="auto"/>
        <w:rPr>
          <w:sz w:val="24"/>
          <w:szCs w:val="24"/>
        </w:rPr>
      </w:pPr>
      <w:bookmarkStart w:colFirst="0" w:colLast="0" w:name="_17dp8vu" w:id="10"/>
      <w:bookmarkEnd w:id="10"/>
      <w:r w:rsidDel="00000000" w:rsidR="00000000" w:rsidRPr="00000000">
        <w:rPr>
          <w:rtl w:val="0"/>
        </w:rPr>
      </w:r>
    </w:p>
    <w:p w:rsidR="00000000" w:rsidDel="00000000" w:rsidP="00000000" w:rsidRDefault="00000000" w:rsidRPr="00000000" w14:paraId="00000017">
      <w:pPr>
        <w:pStyle w:val="Subtitle"/>
        <w:pageBreakBefore w:val="0"/>
        <w:spacing w:line="240" w:lineRule="auto"/>
        <w:rPr>
          <w:sz w:val="24"/>
          <w:szCs w:val="24"/>
        </w:rPr>
      </w:pPr>
      <w:bookmarkStart w:colFirst="0" w:colLast="0" w:name="_3rdcrjn" w:id="11"/>
      <w:bookmarkEnd w:id="11"/>
      <w:r w:rsidDel="00000000" w:rsidR="00000000" w:rsidRPr="00000000">
        <w:rPr>
          <w:rtl w:val="0"/>
        </w:rPr>
      </w:r>
    </w:p>
    <w:p w:rsidR="00000000" w:rsidDel="00000000" w:rsidP="00000000" w:rsidRDefault="00000000" w:rsidRPr="00000000" w14:paraId="00000018">
      <w:pPr>
        <w:pStyle w:val="Subtitle"/>
        <w:pageBreakBefore w:val="0"/>
        <w:spacing w:line="240" w:lineRule="auto"/>
        <w:rPr>
          <w:sz w:val="24"/>
          <w:szCs w:val="24"/>
        </w:rPr>
      </w:pPr>
      <w:bookmarkStart w:colFirst="0" w:colLast="0" w:name="_26in1rg" w:id="12"/>
      <w:bookmarkEnd w:id="12"/>
      <w:r w:rsidDel="00000000" w:rsidR="00000000" w:rsidRPr="00000000">
        <w:rPr>
          <w:rtl w:val="0"/>
        </w:rPr>
      </w:r>
    </w:p>
    <w:p w:rsidR="00000000" w:rsidDel="00000000" w:rsidP="00000000" w:rsidRDefault="00000000" w:rsidRPr="00000000" w14:paraId="00000019">
      <w:pPr>
        <w:pStyle w:val="Subtitle"/>
        <w:pageBreakBefore w:val="0"/>
        <w:spacing w:line="240" w:lineRule="auto"/>
        <w:rPr/>
      </w:pPr>
      <w:bookmarkStart w:colFirst="0" w:colLast="0" w:name="_lnxbz9" w:id="13"/>
      <w:bookmarkEnd w:id="13"/>
      <w:r w:rsidDel="00000000" w:rsidR="00000000" w:rsidRPr="00000000">
        <w:rPr>
          <w:sz w:val="24"/>
          <w:szCs w:val="24"/>
          <w:rtl w:val="0"/>
        </w:rPr>
        <w:t xml:space="preserve">*</w:t>
      </w:r>
      <w:r w:rsidDel="00000000" w:rsidR="00000000" w:rsidRPr="00000000">
        <w:rPr>
          <w:sz w:val="20"/>
          <w:szCs w:val="20"/>
          <w:rtl w:val="0"/>
        </w:rPr>
        <w:t xml:space="preserve">Earlier versions of this paper were presented at the 2014 Annual Meetings of the American Sociological Association in San Francisco, and at the 2015 Annual Meetings of the American Sociological Association in Chicago. We would like to thank Peter Bearman, Shamus Khan, Adam Reich, Wendy Griswold, and four anonymous reviewers for helpful comments and suggestions. Direct correspondence to Jennifer Lena, 525 West 120th St. Box 78, NYC, NY 10027, Email: </w:t>
      </w:r>
      <w:hyperlink r:id="rId8">
        <w:r w:rsidDel="00000000" w:rsidR="00000000" w:rsidRPr="00000000">
          <w:rPr>
            <w:color w:val="1155cc"/>
            <w:sz w:val="20"/>
            <w:szCs w:val="20"/>
            <w:u w:val="single"/>
            <w:rtl w:val="0"/>
          </w:rPr>
          <w:t xml:space="preserve">jcl42@columbia.edu</w:t>
        </w:r>
      </w:hyperlink>
      <w:r w:rsidDel="00000000" w:rsidR="00000000" w:rsidRPr="00000000">
        <w:rPr>
          <w:sz w:val="20"/>
          <w:szCs w:val="20"/>
          <w:rtl w:val="0"/>
        </w:rPr>
        <w:t xml:space="preserve"> or Omar Lizardo, 810 Flanner Hall Notre Dame, IN 46556, Email: </w:t>
      </w:r>
      <w:hyperlink r:id="rId9">
        <w:r w:rsidDel="00000000" w:rsidR="00000000" w:rsidRPr="00000000">
          <w:rPr>
            <w:color w:val="1155cc"/>
            <w:sz w:val="20"/>
            <w:szCs w:val="20"/>
            <w:u w:val="single"/>
            <w:rtl w:val="0"/>
          </w:rPr>
          <w:t xml:space="preserve">olizardo@nd.edu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pStyle w:val="Subtitle"/>
        <w:pageBreakBefore w:val="0"/>
        <w:rPr/>
      </w:pPr>
      <w:bookmarkStart w:colFirst="0" w:colLast="0" w:name="_35nkun2" w:id="14"/>
      <w:bookmarkEnd w:id="14"/>
      <w:r w:rsidDel="00000000" w:rsidR="00000000" w:rsidRPr="00000000">
        <w:rPr>
          <w:rtl w:val="0"/>
        </w:rPr>
      </w:r>
    </w:p>
    <w:p w:rsidR="00000000" w:rsidDel="00000000" w:rsidP="00000000" w:rsidRDefault="00000000" w:rsidRPr="00000000" w14:paraId="0000001B">
      <w:pPr>
        <w:pStyle w:val="Subtitle"/>
        <w:pageBreakBefore w:val="0"/>
        <w:rPr/>
      </w:pPr>
      <w:bookmarkStart w:colFirst="0" w:colLast="0" w:name="_1ksv4uv" w:id="15"/>
      <w:bookmarkEnd w:id="15"/>
      <w:r w:rsidDel="00000000" w:rsidR="00000000" w:rsidRPr="00000000">
        <w:rPr>
          <w:rtl w:val="0"/>
        </w:rPr>
      </w:r>
    </w:p>
    <w:p w:rsidR="00000000" w:rsidDel="00000000" w:rsidP="00000000" w:rsidRDefault="00000000" w:rsidRPr="00000000" w14:paraId="0000001C">
      <w:pPr>
        <w:pStyle w:val="Subtitle"/>
        <w:pageBreakBefore w:val="0"/>
        <w:rPr/>
      </w:pPr>
      <w:bookmarkStart w:colFirst="0" w:colLast="0" w:name="_44sinio" w:id="16"/>
      <w:bookmarkEnd w:id="16"/>
      <w:r w:rsidDel="00000000" w:rsidR="00000000" w:rsidRPr="00000000">
        <w:rPr>
          <w:rtl w:val="0"/>
        </w:rPr>
      </w:r>
    </w:p>
    <w:p w:rsidR="00000000" w:rsidDel="00000000" w:rsidP="00000000" w:rsidRDefault="00000000" w:rsidRPr="00000000" w14:paraId="0000001D">
      <w:pPr>
        <w:pStyle w:val="Subtitle"/>
        <w:pageBreakBefore w:val="0"/>
        <w:rPr/>
      </w:pPr>
      <w:bookmarkStart w:colFirst="0" w:colLast="0" w:name="_2jxsxqh" w:id="17"/>
      <w:bookmarkEnd w:id="17"/>
      <w:r w:rsidDel="00000000" w:rsidR="00000000" w:rsidRPr="00000000">
        <w:rPr>
          <w:rtl w:val="0"/>
        </w:rPr>
      </w:r>
    </w:p>
    <w:p w:rsidR="00000000" w:rsidDel="00000000" w:rsidP="00000000" w:rsidRDefault="00000000" w:rsidRPr="00000000" w14:paraId="0000001E">
      <w:pPr>
        <w:pStyle w:val="Subtitle"/>
        <w:pageBreakBefore w:val="0"/>
        <w:rPr/>
      </w:pPr>
      <w:bookmarkStart w:colFirst="0" w:colLast="0" w:name="_z337ya" w:id="18"/>
      <w:bookmarkEnd w:id="18"/>
      <w:r w:rsidDel="00000000" w:rsidR="00000000" w:rsidRPr="00000000">
        <w:rPr>
          <w:rtl w:val="0"/>
        </w:rPr>
      </w:r>
    </w:p>
    <w:p w:rsidR="00000000" w:rsidDel="00000000" w:rsidP="00000000" w:rsidRDefault="00000000" w:rsidRPr="00000000" w14:paraId="0000001F">
      <w:pPr>
        <w:pStyle w:val="Subtitle"/>
        <w:pageBreakBefore w:val="0"/>
        <w:rPr/>
      </w:pPr>
      <w:bookmarkStart w:colFirst="0" w:colLast="0" w:name="_3j2qqm3" w:id="19"/>
      <w:bookmarkEnd w:id="19"/>
      <w:r w:rsidDel="00000000" w:rsidR="00000000" w:rsidRPr="00000000">
        <w:rPr>
          <w:rtl w:val="0"/>
        </w:rPr>
        <w:t xml:space="preserve">Abstract</w:t>
      </w:r>
    </w:p>
    <w:p w:rsidR="00000000" w:rsidDel="00000000" w:rsidP="00000000" w:rsidRDefault="00000000" w:rsidRPr="00000000" w14:paraId="00000020">
      <w:pPr>
        <w:pageBreakBefore w:val="0"/>
        <w:rPr/>
      </w:pPr>
      <w:r w:rsidDel="00000000" w:rsidR="00000000" w:rsidRPr="00000000">
        <w:rPr>
          <w:rtl w:val="0"/>
        </w:rPr>
        <w:t xml:space="preserve">We begin by confirming and advancing research indicating cohort-specific effects in Americans’ cultural </w:t>
      </w:r>
      <w:r w:rsidDel="00000000" w:rsidR="00000000" w:rsidRPr="00000000">
        <w:rPr>
          <w:rtl w:val="0"/>
        </w:rPr>
        <w:t xml:space="preserve">tastes</w:t>
      </w:r>
      <w:r w:rsidDel="00000000" w:rsidR="00000000" w:rsidRPr="00000000">
        <w:rPr>
          <w:rtl w:val="0"/>
        </w:rPr>
        <w:t xml:space="preserve">. Using data from the most recent cumulative release of the Survey for Public Participation in the Arts, our analysis uncovers a distinct “</w:t>
      </w:r>
      <w:commentRangeStart w:id="0"/>
      <w:r w:rsidDel="00000000" w:rsidR="00000000" w:rsidRPr="00000000">
        <w:rPr>
          <w:rtl w:val="0"/>
        </w:rPr>
        <w:t xml:space="preserve">culture-consuming</w:t>
      </w:r>
      <w:commentRangeEnd w:id="0"/>
      <w:r w:rsidDel="00000000" w:rsidR="00000000" w:rsidRPr="00000000">
        <w:commentReference w:id="0"/>
      </w:r>
      <w:r w:rsidDel="00000000" w:rsidR="00000000" w:rsidRPr="00000000">
        <w:rPr>
          <w:rtl w:val="0"/>
        </w:rPr>
        <w:t xml:space="preserve"> generation” born in the post-Progressive Era (1930-1950). Mirroring prior analyses of the features of status-defining tastes which have linked transformations in tastes to those in arts organizations and institutions, we find one powerful potential explanation in the New Deal era art works programs.</w:t>
      </w:r>
      <w:r w:rsidDel="00000000" w:rsidR="00000000" w:rsidRPr="00000000">
        <w:rPr>
          <w:b w:val="1"/>
          <w:bCs w:val="1"/>
          <w:rtl w:val="0"/>
        </w:rPr>
        <w:t xml:space="preserve"> </w:t>
      </w:r>
      <w:r w:rsidDel="00000000" w:rsidR="00000000" w:rsidRPr="00000000">
        <w:rPr>
          <w:rtl w:val="0"/>
        </w:rPr>
        <w:t xml:space="preserve">Our historical analysis reveals that institutional entrepreneurship by government arts administrators increased the diversity of art on offer to this generation and promoted its artistic legitimation. We argue that the “historicality” embedded in cohorts is a key driver of contemporaneous patterns of cultural choice, generating durable dispositions toward cultural participation among members of this generation that are still evident today, making them distinct from both their predecessors and successors.</w:t>
      </w:r>
      <w:r w:rsidDel="00000000" w:rsidR="00000000" w:rsidRPr="00000000">
        <w:rPr>
          <w:i w:val="1"/>
          <w:i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pageBreakBefore w:val="0"/>
        <w:rPr/>
      </w:pPr>
      <w:bookmarkStart w:colFirst="0" w:colLast="0" w:name="_1y810tw" w:id="20"/>
      <w:bookmarkEnd w:id="20"/>
      <w:r w:rsidDel="00000000" w:rsidR="00000000" w:rsidRPr="00000000">
        <w:rPr>
          <w:rtl w:val="0"/>
        </w:rPr>
        <w:t xml:space="preserve">1.0 Introduction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Rossman 2012). On the consumption side, attention has centered on putative transformations of elite consumption patterns (Peterson 2005). Ye</w:t>
      </w:r>
      <w:r w:rsidDel="00000000" w:rsidR="00000000" w:rsidRPr="00000000">
        <w:rPr>
          <w:rtl w:val="0"/>
        </w:rPr>
        <w:t xml:space="preserve">t, the allure of debates over putatively changing patterns of elite taste has obscured the fundamental need to detect patterns across types of culture consumption, and all but ignored the investigation of mechanisms--what meso-level transformations might have given rise to the putative broadening of Americans’ tastes.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(Lizardo and Skiles 2012). As a result, there has been a relative lack of attention to the macro/micro linkage between institutional context and culture consumption patterns. In particular, work on the production of culture, save for some signal exceptions (e.g. Mears 2011; Lena 2012; Ocejo 2014), has lacked systematic examination to how the making of taste publics (Gans 1999) is contingent on processes embedded in configurations of institutional and organizational practices, themselves the product of specific historical trajectories. More specifically, there has been a relative dearth of work empirically examining how differences in patterns of artistic engagement may be reflective of the “historicality” encoded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previous point in time (Fishman and Lizardo 2013).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632423"/>
          <w:sz w:val="32"/>
          <w:szCs w:val="3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this paper, we synthesize variegated lines of work pointing to linkages between production and consumption domains and institutional legacies embedded in unique cohort experiences (Abbott 2016; Greve and Rao 2014; Fishman and Lizardo 2013). Our argument is that historically durable dispositions towards  forms of arts consumption previously considered </w:t>
      </w:r>
      <w:r w:rsidDel="00000000" w:rsidR="00000000" w:rsidRPr="00000000">
        <w:rPr>
          <w:rtl w:val="0"/>
        </w:rPr>
        <w:t xml:space="preserve">“middle-” or “low-brow”</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emerged for persons who experienced significant expansions in the availability, accessibility, and institutional valorization of categories of cultural goods (DiMaggio 2000). We demonstrate that there exists an empirically specifiable generational effect on the breadth of involvement in particular arts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the historically mediated effect of organizational practices and institutional legacies on patterns of cultural choice over time. </w:t>
      </w:r>
      <w:r w:rsidDel="00000000" w:rsidR="00000000" w:rsidRPr="00000000">
        <w:rPr>
          <w:rtl w:val="0"/>
        </w:rPr>
      </w:r>
    </w:p>
    <w:p w:rsidR="00000000" w:rsidDel="00000000" w:rsidP="00000000" w:rsidRDefault="00000000" w:rsidRPr="00000000" w14:paraId="00000027">
      <w:pPr>
        <w:pStyle w:val="Heading2"/>
        <w:pageBreakBefore w:val="0"/>
        <w:jc w:val="both"/>
        <w:rPr>
          <w:sz w:val="26"/>
          <w:szCs w:val="26"/>
        </w:rPr>
      </w:pPr>
      <w:bookmarkStart w:colFirst="0" w:colLast="0" w:name="_4i7ojhp" w:id="21"/>
      <w:bookmarkEnd w:id="21"/>
      <w:r w:rsidDel="00000000" w:rsidR="00000000" w:rsidRPr="00000000">
        <w:rPr>
          <w:sz w:val="26"/>
          <w:szCs w:val="26"/>
          <w:rtl w:val="0"/>
        </w:rPr>
        <w:t xml:space="preserve">1.1 Cultural Taste and Diversity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Scholars were introduced to the discovery of a class of elite Americans with broad cultural tastes--or, the “cultural omnivore”--in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Peterson and Simkus’s (1992) analysis of musical preferences, although earlier studies suggested it would be found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cf.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Lynes 1954; Shils 1958; Wilensky 1964). The initial series of studies predominantly relied upon the SPPA’s data on cultural participation and taste, demonstrating a particular interest in music as a site of taste discrimination. Peterson and Simkus (1992) concluded that only a small minority of college-educated elite Americans remained committed to univorous tastes for “highbrow” culture (e.g., classical music and opera), and a growing majority enjoyed popular musical entertainment. They argued that “highbrow snobbery” had been replaced by “highbrow omnivorousness.”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Studies of cultural omnivorousness now comprise a vast, international, and wide-ranging literature featuring various definitions, conceptualizations, and operationalizations of the construct (for reviews, see Peterson 2005; Ollivier 2008; Robette and Roueff 2014).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0"/>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What all the definitions have in common is that omnivorousness is meant to capture the breadth of involvement of an individual in a given domain of cultural engagement (e.g., music, television, comedy) or the arts broadly defined, although discipline-specific investigations are far more </w:t>
      </w:r>
      <w:r w:rsidDel="00000000" w:rsidR="00000000" w:rsidRPr="00000000">
        <w:rPr>
          <w:rtl w:val="0"/>
        </w:rPr>
        <w:t xml:space="preserve">numerous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Overall, different approaches to conceptualizing omnivorousness can be sorted along two dimensions: First, there is the distinction between measures of omnivorousness as concerned with taste judgments (e.g. of like or dislike) or more behavioral measures of cultural participation. Second, there is the issue as to whether omnivorousness is best thought of as breadth of engagement within a domain or as boundary crossing (across genres, domains, or hierarchies like “highbrow” and “popular”). As described by Ollivier (2008: 122</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ff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these dimensions define a possible space of conceptualizations of the omnivorousness construct. Rather than arguing about which conceptualization or measurement strategy is best, we follow a more pragmatic route. Our own approach follows López-Sintas and Katz-Gerro (2005) in investigating the phenomenon with respect to a range of activities that have received cultural legitimation and institutional supports as “the arts.” Thus, our conception of omnivorousness is both domain-specific (although allowing for quite a range of variation across forms), and focuses on patterns of consumption behavior.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tl w:val="0"/>
        </w:rPr>
        <w:t xml:space="preserve">Unlike other authors, our interest is not in specifying the character of broad tastes, or their ubiquity, but rather to identify the moment of its emergence and to proffer an analysis of the conditions that led to its rise. Starting with the discovery of diverse cultural tastes among elites, experts have suggested that some macro- and meso-level shifts in the arrangement of cultural production and distribution must be present in order for such a dramatic shift to take place. While multiple hypotheses about the nature of these organizational and institutional changes have been posited (cf. Peterson and Simkus 1992), and some disciplinary-specific mechanisms have been identified (cf. Baumann), no effort has been made to link changing levels of participation across disciplines to their sociological sources. We offer such an argument here.</w:t>
      </w:r>
    </w:p>
    <w:p w:rsidR="00000000" w:rsidDel="00000000" w:rsidP="00000000" w:rsidRDefault="00000000" w:rsidRPr="00000000" w14:paraId="0000002C">
      <w:pPr>
        <w:pStyle w:val="Heading2"/>
        <w:pageBreakBefore w:val="0"/>
        <w:jc w:val="both"/>
        <w:rPr/>
      </w:pPr>
      <w:bookmarkStart w:colFirst="0" w:colLast="0" w:name="_1ci93xb" w:id="22"/>
      <w:bookmarkEnd w:id="22"/>
      <w:r w:rsidDel="00000000" w:rsidR="00000000" w:rsidRPr="00000000">
        <w:rPr>
          <w:sz w:val="26"/>
          <w:szCs w:val="26"/>
          <w:rtl w:val="0"/>
        </w:rPr>
        <w:t xml:space="preserve">1.2 Generations and Taste Publics</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 and knowledge of important public events (e.g. Schuman and Corning 2000). We argue that this theoretical lens can be used to identify </w:t>
      </w:r>
      <w:r w:rsidDel="00000000" w:rsidR="00000000" w:rsidRPr="00000000">
        <w:rPr>
          <w:i w:val="1"/>
          <w:iCs w:val="1"/>
          <w:rtl w:val="0"/>
        </w:rPr>
        <w:t xml:space="preserve">culture consumption generations</w:t>
      </w:r>
      <w:r w:rsidDel="00000000" w:rsidR="00000000" w:rsidRPr="00000000">
        <w:rPr>
          <w:rtl w:val="0"/>
        </w:rPr>
        <w:t xml:space="preserve"> whose dispositions are shaped by historically located organizational features and institutional processes.</w:t>
      </w:r>
    </w:p>
    <w:p w:rsidR="00000000" w:rsidDel="00000000" w:rsidP="00000000" w:rsidRDefault="00000000" w:rsidRPr="00000000" w14:paraId="0000002E">
      <w:pPr>
        <w:pageBreakBefore w:val="0"/>
        <w:rPr/>
      </w:pPr>
      <w:r w:rsidDel="00000000" w:rsidR="00000000" w:rsidRPr="00000000">
        <w:rPr>
          <w:rtl w:val="0"/>
        </w:rPr>
        <w:t xml:space="preserve">Here we heed recent calls for cultural sociologists to move beyond an emphasis on contemporaneous socio-demographic effects on patterns of cultural choice and towards a more concerted consideration of </w:t>
      </w:r>
      <w:r w:rsidDel="00000000" w:rsidR="00000000" w:rsidRPr="00000000">
        <w:rPr>
          <w:i w:val="1"/>
          <w:iCs w:val="1"/>
          <w:rtl w:val="0"/>
        </w:rPr>
        <w:t xml:space="preserve">temporality</w:t>
      </w:r>
      <w:r w:rsidDel="00000000" w:rsidR="00000000" w:rsidRPr="00000000">
        <w:rPr>
          <w:rtl w:val="0"/>
        </w:rPr>
        <w:t xml:space="preserve"> at both the individual and macrosocial levels. The increasing availability of data on repeated cross-sections of culture consumers has opened up this analytic potential, especially when it comes to the “omnivore thesis”  (Reeves 2015: 116-117; López-Sintas and Katz-Gerro 2005). We see an opportunity to conjoin this line of work with recent calls to consider the “historicality” encoded in groups via their dispositions as a powerful historical force, thereby linking the institutional past with the behavioral present (Abbott 2016: 10; Greve and Rao 2014; Fishman and Lizardo 2013). Investigation of the features of diverse cultural consumption may serve as an ideal testbed for this process, as periods of intensive investment in the arts are often accompanied by the legitimation of novel aesthetic objects; persons who came of age during these periods may “carry over” such dispositions to their engagement with art over time.</w:t>
      </w:r>
    </w:p>
    <w:p w:rsidR="00000000" w:rsidDel="00000000" w:rsidP="00000000" w:rsidRDefault="00000000" w:rsidRPr="00000000" w14:paraId="0000002F">
      <w:pPr>
        <w:pStyle w:val="Heading1"/>
        <w:pageBreakBefore w:val="0"/>
        <w:jc w:val="both"/>
        <w:rPr>
          <w:sz w:val="26"/>
          <w:szCs w:val="26"/>
        </w:rPr>
      </w:pPr>
      <w:bookmarkStart w:colFirst="0" w:colLast="0" w:name="_2bn6wsx" w:id="23"/>
      <w:bookmarkEnd w:id="23"/>
      <w:r w:rsidDel="00000000" w:rsidR="00000000" w:rsidRPr="00000000">
        <w:rPr>
          <w:rtl w:val="0"/>
        </w:rPr>
        <w:t xml:space="preserve">2.0 Are There Taste Generations?</w:t>
      </w:r>
      <w:r w:rsidDel="00000000" w:rsidR="00000000" w:rsidRPr="00000000">
        <w:rPr>
          <w:rtl w:val="0"/>
        </w:rPr>
      </w:r>
    </w:p>
    <w:p w:rsidR="00000000" w:rsidDel="00000000" w:rsidP="00000000" w:rsidRDefault="00000000" w:rsidRPr="00000000" w14:paraId="00000030">
      <w:pPr>
        <w:pStyle w:val="Heading2"/>
        <w:pageBreakBefore w:val="0"/>
        <w:jc w:val="both"/>
        <w:rPr/>
      </w:pPr>
      <w:bookmarkStart w:colFirst="0" w:colLast="0" w:name="_2xcytpi" w:id="24"/>
      <w:bookmarkEnd w:id="24"/>
      <w:r w:rsidDel="00000000" w:rsidR="00000000" w:rsidRPr="00000000">
        <w:rPr>
          <w:sz w:val="26"/>
          <w:szCs w:val="26"/>
          <w:rtl w:val="0"/>
        </w:rPr>
        <w:t xml:space="preserve">2.1 Data Source</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We begin by empirically considering whether Americans’ cultural consumption, centered around patterns of participation in a wide range of cultural forms related to the arts, exhibit generation-specific effects. This possibility was raised in López-Sintas and Katz-Gerro’s (2005) study of behavioral indicators of the omnivorous disposition, taken from three waves (1982, 1992, 2002) of the Survey of Public Participation in the Arts (SPPA).  López-Sintas and Katz-Gerro (2005) note that, rather than observing an unilinear trend in which less participating cohorts are replaced by more participating  ones, the “omnivorousness trend developed unevenly over the 20 years” and is characterized by period-specific effects. This reflects the null relationship between cohort and omnivorousness uncovered by Garcia-Alvarez, Katz-Gerro and López-Sintas (2007: 433). We analyze the same data source and behavioral indicators of engagement as López-Sintas and Katz-Gerro (2005), but augment the cumulative data set with the two most recent survey waves (2008 and 2012), while relying on a technique explicitly developed to tease out cohort from period and age effects in substantively meaningful ways (Yang and Land 2006, 2008; Reeves 2015). Until recently, scholars lacked both data and means to adjudicate between cohort and generational effects on outcomes like taste, and this article takes advantage of advances in both domains.</w:t>
      </w:r>
    </w:p>
    <w:p w:rsidR="00000000" w:rsidDel="00000000" w:rsidP="00000000" w:rsidRDefault="00000000" w:rsidRPr="00000000" w14:paraId="00000032">
      <w:pPr>
        <w:pageBreakBefore w:val="0"/>
        <w:rPr/>
      </w:pPr>
      <w:r w:rsidDel="00000000" w:rsidR="00000000" w:rsidRPr="00000000">
        <w:rPr>
          <w:rtl w:val="0"/>
        </w:rPr>
        <w:t xml:space="preserve">To remain in dialogue with this body of research we did not go in search of data on “Americans’ cultural tastes,” broadly conceived, rather, we required data that captured participation in those cultural forms that benefited from aesthetic legitimation processes in the 20th century. As in previous work (e.g. DiMaggio and Mukhtar 2004; López-Sintas and Katz-Gerro 2005), we rely on the cumulative data file containing six waves of the the Survey of Public Participation in the Arts (SPPA), covering 30 years (1982-2012).</w:t>
      </w:r>
      <w:r w:rsidDel="00000000" w:rsidR="00000000" w:rsidRPr="00000000">
        <w:rPr>
          <w:vertAlign w:val="superscript"/>
        </w:rPr>
        <w:footnoteReference w:customMarkFollows="0" w:id="1"/>
      </w:r>
      <w:r w:rsidDel="00000000" w:rsidR="00000000" w:rsidRPr="00000000">
        <w:rPr>
          <w:rtl w:val="0"/>
        </w:rPr>
        <w:t xml:space="preserve"> The SPPA is sponsored by the Research Division of the National Endowment for the Arts (</w:t>
      </w:r>
      <w:hyperlink r:id="rId10">
        <w:r w:rsidDel="00000000" w:rsidR="00000000" w:rsidRPr="00000000">
          <w:rPr>
            <w:color w:val="1155cc"/>
            <w:u w:val="single"/>
            <w:rtl w:val="0"/>
          </w:rPr>
          <w:t xml:space="preserve">http://www.nea.gov</w:t>
        </w:r>
      </w:hyperlink>
      <w:r w:rsidDel="00000000" w:rsidR="00000000" w:rsidRPr="00000000">
        <w:rPr>
          <w:rtl w:val="0"/>
        </w:rP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here.</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33">
      <w:pPr>
        <w:pageBreakBefore w:val="0"/>
        <w:rPr/>
      </w:pPr>
      <w:r w:rsidDel="00000000" w:rsidR="00000000" w:rsidRPr="00000000">
        <w:rPr>
          <w:rtl w:val="0"/>
        </w:rPr>
        <w:t xml:space="preserve">The SPPA is appropriate for our purpose for several reasons. First, these data have been used to establish a good portion of the research on taste in the U.S.; in order to advance research in this tradition we utilize the same data source. In keeping with current trends in the field, our operationalization makes use of all the core cultural consumption items in the SPPA, and captures breadth and intensity of arts engagement in canonical activities.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w:t>
      </w:r>
    </w:p>
    <w:p w:rsidR="00000000" w:rsidDel="00000000" w:rsidP="00000000" w:rsidRDefault="00000000" w:rsidRPr="00000000" w14:paraId="00000034">
      <w:pPr>
        <w:pageBreakBefore w:val="0"/>
        <w:rPr/>
      </w:pPr>
      <w:r w:rsidDel="00000000" w:rsidR="00000000" w:rsidRPr="00000000">
        <w:rPr>
          <w:rtl w:val="0"/>
        </w:rPr>
        <w:t xml:space="preserve">These data include genres with stable canons that enjoy generations of fans (classical, ballet, opera) and those which enjoyed recent artistic legitimation efforts (jazz, musicals, craft fairs and art festivals). That is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(DiMaggio and Mukhtar 2004: 175). The process of artistic legitimation, which takes place when elites use their familiarity with, and training in, artistic classification to appropriate new works into legitimate categories, is one outcome of broadening tastes, specifically, of endorsement by elites (Bourdieu 1987, 1993, 1996).</w:t>
      </w:r>
    </w:p>
    <w:p w:rsidR="00000000" w:rsidDel="00000000" w:rsidP="00000000" w:rsidRDefault="00000000" w:rsidRPr="00000000" w14:paraId="00000035">
      <w:pPr>
        <w:pageBreakBefore w:val="0"/>
        <w:rPr/>
      </w:pPr>
      <w:r w:rsidDel="00000000" w:rsidR="00000000" w:rsidRPr="00000000">
        <w:rPr>
          <w:rtl w:val="0"/>
        </w:rPr>
        <w:t xml:space="preserve">Our goal is to ascertain the possible existence of generational (cohort) effects in engagement with culture;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Table 1 shows the percentage of respondents who reported having attended each activity for all six survey waves. The table also reports the number of respondents for whom we have non-missing data on each item in each year.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jc w:val="center"/>
        <w:rPr/>
      </w:pPr>
      <w:r w:rsidDel="00000000" w:rsidR="00000000" w:rsidRPr="00000000">
        <w:rPr>
          <w:rtl w:val="0"/>
        </w:rPr>
        <w:t xml:space="preserve">[Table 1 About Here]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z4u46yqb2hzx" w:id="25"/>
      <w:bookmarkEnd w:id="25"/>
      <w:r w:rsidDel="00000000" w:rsidR="00000000" w:rsidRPr="00000000">
        <w:rPr>
          <w:rtl w:val="0"/>
        </w:rPr>
        <w:t xml:space="preserve">2.2 Uncovering Cohort Effects</w:t>
      </w:r>
    </w:p>
    <w:p w:rsidR="00000000" w:rsidDel="00000000" w:rsidP="00000000" w:rsidRDefault="00000000" w:rsidRPr="00000000" w14:paraId="0000003A">
      <w:pPr>
        <w:pageBreakBefore w:val="0"/>
        <w:rPr/>
      </w:pPr>
      <w:r w:rsidDel="00000000" w:rsidR="00000000" w:rsidRPr="00000000">
        <w:rPr>
          <w:rtl w:val="0"/>
        </w:rP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i w:val="1"/>
          <w:iCs w:val="1"/>
          <w:rtl w:val="0"/>
        </w:rPr>
        <w:t xml:space="preserve">groupings</w:t>
      </w:r>
      <w:r w:rsidDel="00000000" w:rsidR="00000000" w:rsidRPr="00000000">
        <w:rPr>
          <w:rtl w:val="0"/>
        </w:rPr>
        <w:t xml:space="preserve"> of persons defined by a common event and experiences (Ryder 1965). We opt for this approach here given its theoretical fit with the Mannheim-inspired notion of generation-specific taste publics developed earlier. Substantively, Yang and Land’s (2006) hierarchical age-period-cohort (HAPC)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Consistent with our goal of uncovering omnivorous generations, an individual’s assignment to a given cohort (and period) is specified as a </w:t>
      </w:r>
      <w:r w:rsidDel="00000000" w:rsidR="00000000" w:rsidRPr="00000000">
        <w:rPr>
          <w:i w:val="1"/>
          <w:iCs w:val="1"/>
          <w:rtl w:val="0"/>
        </w:rPr>
        <w:t xml:space="preserve">contextual</w:t>
      </w:r>
      <w:r w:rsidDel="00000000" w:rsidR="00000000" w:rsidRPr="00000000">
        <w:rPr>
          <w:rtl w:val="0"/>
        </w:rPr>
        <w:t xml:space="preserve"> effect within a multilevel modelling framework. </w:t>
      </w:r>
    </w:p>
    <w:p w:rsidR="00000000" w:rsidDel="00000000" w:rsidP="00000000" w:rsidRDefault="00000000" w:rsidRPr="00000000" w14:paraId="0000003B">
      <w:pPr>
        <w:pageBreakBefore w:val="0"/>
        <w:rPr/>
      </w:pPr>
      <w:r w:rsidDel="00000000" w:rsidR="00000000" w:rsidRPr="00000000">
        <w:rPr>
          <w:rtl w:val="0"/>
        </w:rPr>
        <w:t xml:space="preserve">Bell and Jones (2014) have argued that HAPC models can sometimes fail to recover true cohort (or period effects) when the data generating process does not meet certain conditions. In a response drafted by some leading demographers, Reither et al (2015) argue that HAPC approach will recover cohort and period effects whenever data are extensive enough to display sufficient variation (and not exact linear dependencies) across all three dimensions. As such, Reither et al (2015) recommend first testing for the presence of cohort and period effects in the data using standard models, as well as the inspection of graphical summaries displaying distinct age, period, and cohort patterns before fitting the full HAPC model.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jc w:val="center"/>
        <w:rPr/>
      </w:pPr>
      <w:r w:rsidDel="00000000" w:rsidR="00000000" w:rsidRPr="00000000">
        <w:rPr>
          <w:rtl w:val="0"/>
        </w:rPr>
        <w:t xml:space="preserve">[Table 2 About Here]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oeyyjzz4v746" w:id="26"/>
      <w:bookmarkEnd w:id="26"/>
      <w:r w:rsidDel="00000000" w:rsidR="00000000" w:rsidRPr="00000000">
        <w:rPr>
          <w:rtl w:val="0"/>
        </w:rPr>
        <w:t xml:space="preserve">2.3 Preliminary Analyses</w:t>
      </w:r>
    </w:p>
    <w:p w:rsidR="00000000" w:rsidDel="00000000" w:rsidP="00000000" w:rsidRDefault="00000000" w:rsidRPr="00000000" w14:paraId="00000040">
      <w:pPr>
        <w:pageBreakBefore w:val="0"/>
        <w:rPr/>
      </w:pPr>
      <w:r w:rsidDel="00000000" w:rsidR="00000000" w:rsidRPr="00000000">
        <w:rPr>
          <w:rtl w:val="0"/>
        </w:rPr>
        <w:t xml:space="preserve">Implementing the first recommendation, table 2 shows the results of goodness of fitness test for logistic regression models predicting arts participation across all age activities using age, period, and cohort as predictor. In each model the age and cohort effects are specified non-parametrically as a series of dummy variables coding groups of respondents based on a five-year window (results are substantively the same when we vary these windows). We used Akaike’s Information Criterion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suggesting that the correlational structure of the data is sufficiently rich to support the HAPC modeling strategy. Moreover,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jc w:val="center"/>
        <w:rPr/>
      </w:pPr>
      <w:r w:rsidDel="00000000" w:rsidR="00000000" w:rsidRPr="00000000">
        <w:rPr>
          <w:rtl w:val="0"/>
        </w:rPr>
        <w:t xml:space="preserve">[Figure 1 About Here]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What is the pattern of variation across the three dimensions? Figure 1 provides a descriptive plot of all age, period, and cohort trends. One thing to look for here is sufficient distinctiveness in the trends across dimensions (Reither et al 2015), as HAPC models would not be able to disentangle two trends (e.g., age and cohort) displaying the same (e.g. linear) pattern.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 for Art Festivals and Historical Monuments (which display a negative trending effect). Finally, as shown in the rightmost panel, cohort effects display a striking consistent “inverted U-shape” trend across all eight core activities, with participation rates peaking among persons born between 1930 and 1950. Note that the effect seems to be partially asymmetrical, with the contrast between people born around mid-century being stronger in relation to their older predecessors (pre-depression era cohorts) than their successors (post-1960 cohorts).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jc w:val="center"/>
        <w:rPr/>
      </w:pPr>
      <w:r w:rsidDel="00000000" w:rsidR="00000000" w:rsidRPr="00000000">
        <w:rPr>
          <w:rtl w:val="0"/>
        </w:rPr>
        <w:t xml:space="preserve">[Figure 2 About Here]</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Another relatively simple (and thus undemanding of these data) strategy is the “graphical” approach for disaggregating period and cohort effects advocated by Reeves (2015) in the context of arts participation data. This is an approach Voas and Chaves (2016) follow when identifying cohort changes in religious participation in the U.S.  The graphical approach consists of the visual inspection of plots with survey year on the x-axis and a given outcome on the y-axis, with separate lines (either theoretically or empirically determined) for cohort clusters. These are shown in Figure 2. The results show that the seeming taste diversity of the post-progressive era cohorts is not a period specific artifact of any one survey wave, but instead it reappears across surveys separated by as much as two decades. Although we can observe evidence of a negative period effect in the leftmost panel of figure 1 (downward movement in the y axis with in 2002 and 2012 in relation to 1982), the inverted u-shaped pattern favoring post-progressive era cohorts is robust across survey waves and arts participation outcomes. </w:t>
      </w:r>
    </w:p>
    <w:p w:rsidR="00000000" w:rsidDel="00000000" w:rsidP="00000000" w:rsidRDefault="00000000" w:rsidRPr="00000000" w14:paraId="00000049">
      <w:pPr>
        <w:pStyle w:val="Heading2"/>
        <w:pageBreakBefore w:val="0"/>
        <w:jc w:val="both"/>
        <w:rPr/>
      </w:pPr>
      <w:bookmarkStart w:colFirst="0" w:colLast="0" w:name="_3as4poj" w:id="27"/>
      <w:bookmarkEnd w:id="27"/>
      <w:r w:rsidDel="00000000" w:rsidR="00000000" w:rsidRPr="00000000">
        <w:rPr>
          <w:sz w:val="26"/>
          <w:szCs w:val="26"/>
          <w:rtl w:val="0"/>
        </w:rPr>
        <w:t xml:space="preserve">2.4 Multivariate Analyses</w:t>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Results so far suggest that there are strong cohort dynamics in arts participation, and that they seem to share a generational patterning across all arts participation activities. This analysis suggests that if there is a group worth referring to as a participant generation, it is concentrated among persons who came of age in the immediate post-progressive and post-war period (1930s, 1940s, 1950s). Here, we examine whether we can replicate the observed generational clustering result in a multivariate context, adjusting for possible confounders, and modeling the interplay of age, period, and cohort within the HAPC framework described earlier. </w:t>
      </w:r>
    </w:p>
    <w:p w:rsidR="00000000" w:rsidDel="00000000" w:rsidP="00000000" w:rsidRDefault="00000000" w:rsidRPr="00000000" w14:paraId="0000004B">
      <w:pPr>
        <w:pageBreakBefore w:val="0"/>
        <w:rPr/>
      </w:pPr>
      <w:r w:rsidDel="00000000" w:rsidR="00000000" w:rsidRPr="00000000">
        <w:rPr>
          <w:rtl w:val="0"/>
        </w:rPr>
        <w:t xml:space="preserve">We are aware that the increased arts participation activity of the post-progressive era cohorts in relation to their predecessors could be a result of the gradual educational upgrading experienced by Americans throughout the twentieth century. This is important since education has been, and continues to be, the most important individual-level predictor of engagement with the arts (DiMaggio and Mukhtar 2004). Accordingly, our multivariate models include a dummy variable for respondents who completed some college or above. In addition, our specification also holds constant other individual (and, at the cohort level, compositional) predictors of engagement with the arts: race (DiMaggio and Ostrower 1990 with dummy variables for respondents who self-identify as black or white), and gender (Lizardo 2006). Finally, sensitivity analyses suggested that a cubic specification of the individual age effect provided the most conservative estimates of the cohort effect (being no different than a fully nonparametric specification) and therefore we opted for that here (quadratic and linear specifications of the age effect provide substantively identical results). </w:t>
      </w:r>
    </w:p>
    <w:p w:rsidR="00000000" w:rsidDel="00000000" w:rsidP="00000000" w:rsidRDefault="00000000" w:rsidRPr="00000000" w14:paraId="0000004C">
      <w:pPr>
        <w:pageBreakBefore w:val="0"/>
        <w:rPr/>
      </w:pPr>
      <w:r w:rsidDel="00000000" w:rsidR="00000000" w:rsidRPr="00000000">
        <w:rPr>
          <w:rtl w:val="0"/>
        </w:rPr>
        <w:t xml:space="preserve">In addition, since we have only six cross-sectional surveys at our disposal, we specify the period effects directly as person-level fixed effects leaving only the cohort effects as group level random effects. Thus, our model is a two-level random-effects model and not a cross-classified random effects model. This approach yields gains in efficiency and ease of interpretation in relation to specifying both period and cohort estimates as fixed effects (Yang and Land 2008). Because previous work (e.g. Bell and Jones 2014) has criticized the practice of assuming that cohort groups be defined by fixed intervals (e.g. five years) as lacking substantive grounding, we specified random-effects models in which cohorts were defined using a sliding window ranging from two to eight years for each of the eight core arts participation activities in the SPPA. This way, we can ascertain whether the cohort-effect patterns that we obtain are sensitive to this analytic choice. </w:t>
      </w:r>
    </w:p>
    <w:p w:rsidR="00000000" w:rsidDel="00000000" w:rsidP="00000000" w:rsidRDefault="00000000" w:rsidRPr="00000000" w14:paraId="0000004D">
      <w:pPr>
        <w:pageBreakBefore w:val="0"/>
        <w:rPr/>
      </w:pPr>
      <w:r w:rsidDel="00000000" w:rsidR="00000000" w:rsidRPr="00000000">
        <w:rPr>
          <w:rtl w:val="0"/>
        </w:rPr>
        <w:t xml:space="preserve">The model that we estimate can be written as: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ind w:firstLine="0"/>
        <w:rPr/>
      </w:pPr>
      <w:hyperlink r:id="rId11">
        <w:r w:rsidDel="00000000" w:rsidR="00000000" w:rsidRPr="00000000">
          <w:rPr/>
          <w:drawing>
            <wp:inline distB="19050" distT="19050" distL="19050" distR="19050">
              <wp:extent cx="5524500" cy="7112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24500" cy="711200"/>
                      </a:xfrm>
                      <a:prstGeom prst="rect"/>
                      <a:ln/>
                    </pic:spPr>
                  </pic:pic>
                </a:graphicData>
              </a:graphic>
            </wp:inline>
          </w:drawing>
        </w:r>
      </w:hyperlink>
      <w:r w:rsidDel="00000000" w:rsidR="00000000" w:rsidRPr="00000000">
        <w:rPr>
          <w:rtl w:val="0"/>
        </w:rPr>
        <w:t xml:space="preserve">(1)</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vertAlign w:val="superscript"/>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group, </w:t>
      </w:r>
      <w:r w:rsidDel="00000000" w:rsidR="00000000" w:rsidRPr="00000000">
        <w:rPr>
          <w:i w:val="1"/>
          <w:iCs w:val="1"/>
          <w:rtl w:val="0"/>
        </w:rPr>
        <w:t xml:space="preserve">θ</w:t>
      </w:r>
      <w:r w:rsidDel="00000000" w:rsidR="00000000" w:rsidRPr="00000000">
        <w:rPr>
          <w:i w:val="1"/>
          <w:iCs w:val="1"/>
          <w:vertAlign w:val="subscript"/>
          <w:rtl w:val="0"/>
        </w:rPr>
        <w:t xml:space="preserve">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a variable indicating the respondent’s age at the time of the survey. The result of interest in this model will be an estimate of the adjusted likelihood of the group level (cohort) effect for each arts participation activity. Positive (negative) </w:t>
      </w:r>
      <w:r w:rsidDel="00000000" w:rsidR="00000000" w:rsidRPr="00000000">
        <w:rPr>
          <w:i w:val="1"/>
          <w:iCs w:val="1"/>
          <w:rtl w:val="0"/>
        </w:rPr>
        <w:t xml:space="preserve">deviations</w:t>
      </w:r>
      <w:r w:rsidDel="00000000" w:rsidR="00000000" w:rsidRPr="00000000">
        <w:rPr>
          <w:rtl w:val="0"/>
        </w:rPr>
        <w:t xml:space="preserve"> from the expected baseline (represented by the sign of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rtl w:val="0"/>
        </w:rPr>
        <w:t xml:space="preserve">) 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 net of age, period and socio-demographic influences.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52">
      <w:pPr>
        <w:pageBreakBefore w:val="0"/>
        <w:rPr>
          <w:vertAlign w:val="superscript"/>
        </w:rPr>
      </w:pPr>
      <w:r w:rsidDel="00000000" w:rsidR="00000000" w:rsidRPr="00000000">
        <w:rPr>
          <w:rtl w:val="0"/>
        </w:rPr>
        <w:t xml:space="preserve">It is important to underscore that the goal of this analysis is to isolate and establish the existence of generational effects on culture consumption and to chart their distribution across cohort groups. Our use of these statistical models is not meant to be “explanatory” in the sense in which this term is sometimes misused in variables-oriented analysis, but instead is descriptive (Spillman 2014). Our strategy is to deploy this statistical framework to establish a broad, empirical pattern of generational effects on culture participation rates. The existence of this effect, as well as its specific patterning, become the phenomenon to be further elucidated. The goal is to then link cohorts distinguished by higher-than-expected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vertAlign w:val="superscript"/>
        </w:rPr>
        <w:footnoteReference w:customMarkFollows="0" w:id="4"/>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chd6tfis5olc" w:id="28"/>
      <w:bookmarkEnd w:id="28"/>
      <w:r w:rsidDel="00000000" w:rsidR="00000000" w:rsidRPr="00000000">
        <w:rPr>
          <w:rtl w:val="0"/>
        </w:rPr>
        <w:t xml:space="preserve">2.5 Results</w:t>
      </w:r>
    </w:p>
    <w:p w:rsidR="00000000" w:rsidDel="00000000" w:rsidP="00000000" w:rsidRDefault="00000000" w:rsidRPr="00000000" w14:paraId="00000054">
      <w:pPr>
        <w:pageBreakBefore w:val="0"/>
        <w:rPr/>
      </w:pPr>
      <w:r w:rsidDel="00000000" w:rsidR="00000000" w:rsidRPr="00000000">
        <w:rPr>
          <w:rtl w:val="0"/>
        </w:rPr>
        <w:t xml:space="preserve">The main results of the multivariate analysis are presented in Tables 3 and 4 which show coefficient estimates, cohort-level random effects estimates, and model fit statistics for the two-level HAPC with cohort groups defined as four-year clusters, and Figures 3a-3b, which plots the random-effects estimate of cohort group membership  (on the y-axis) by year of birth (on the x-axis) for all eight arts participation outcomes, for four specifications of cohort group size (as two-year, four-year, six-year, and eight-year clusters). </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jc w:val="center"/>
        <w:rPr/>
      </w:pPr>
      <w:r w:rsidDel="00000000" w:rsidR="00000000" w:rsidRPr="00000000">
        <w:rPr>
          <w:rtl w:val="0"/>
        </w:rPr>
        <w:t xml:space="preserve">[Table 3 About Here ]</w:t>
      </w:r>
    </w:p>
    <w:p w:rsidR="00000000" w:rsidDel="00000000" w:rsidP="00000000" w:rsidRDefault="00000000" w:rsidRPr="00000000" w14:paraId="00000057">
      <w:pPr>
        <w:pageBreakBefore w:val="0"/>
        <w:jc w:val="center"/>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As Table 3 shows, the effects of individual level characteristics are statistically significant across outcomes and consistent (in terms of directionality) with previous work on socio-demographic determinants of arts participation (women, whites, and the college educated are more likely to participate). More importantly, looking at the variance estimates for group-level cohort effects, we find significant variation across generational clusters net of age, period, and socio-demographics for six out of the eight core activities, with the only exception being Opera and Ballet, which as Table 1 shows are also the least engaged in activities. </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jc w:val="center"/>
        <w:rPr/>
      </w:pPr>
      <w:r w:rsidDel="00000000" w:rsidR="00000000" w:rsidRPr="00000000">
        <w:rPr>
          <w:rtl w:val="0"/>
        </w:rPr>
        <w:t xml:space="preserve">[Table 4 About Here]</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As Figures 3a-3c show, the direction and magnitude of the cohort effects across the arts participation for which there is significant cohort heterogeneity replicate the “u-shaped” pattern uncovered in the descriptive plots, revealing an arts participation boost for people born between 1930 and 1950. Across institutionally distinct arts participation practices, we find that, with few exceptions, cohorts born during these years have higher positive deviations in expected engagement than their earlier and later born counterparts. Table 4 confirms that positive and statistically significant cohort deviations are concentrated among these set of cohorts (with the exception of Jazz which shows positive cohort deviations for persons born in the late 1950s and early 1960s). Note that while the magnitude of the estimate does fluctuate slightly depending on how many years are used to define the cohort window, the overall pattern of results is the same whether cohorts are defined using small (or two years) or large (e.g. eight years) definitions, with the latter essentially “smoothing” over shorter term fluctuations but keeping the same overall pattern. Additional analyses presented in the appendix show that holding the cohort window constant, the results are substantively the same under different functional specifications of the age effect.  </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jc w:val="center"/>
        <w:rPr/>
      </w:pPr>
      <w:r w:rsidDel="00000000" w:rsidR="00000000" w:rsidRPr="00000000">
        <w:rPr>
          <w:rtl w:val="0"/>
        </w:rPr>
        <w:t xml:space="preserve">[Figure 3 About Here]</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Because the cross-cohort age distribution becomes truncated as we move to more recently born cohorts (or move back to the earliest cohorts), we are more cautious about interpreting the negative cohort deviations at the extreme boundaries (e.g. 1890-1900 and 1980 to 1990), although as shown in Table 4, in most cases these actually normalize back to the cross-cohort average (this is the horizontal line across the plots shown in Figure 3). This indicates that it is the post-progressive era cohorts that are distinctive in their higher likelihood to participate. In this respect,  we can say, however, that the concentration of substantively significant positive deviations within a narrow band of cohort groups born within a span of three decades, across a very diverse range of arts participation outcomes, holding constant key predictors of such engagement, does sanction the designation of these generations as (comparatively) “diverse” in this particular domain (DiMaggio and Mukhtar 2004). The cohort born between 1930 and 1950 appears to be an TK Generation.</w:t>
      </w:r>
    </w:p>
    <w:p w:rsidR="00000000" w:rsidDel="00000000" w:rsidP="00000000" w:rsidRDefault="00000000" w:rsidRPr="00000000" w14:paraId="00000061">
      <w:pPr>
        <w:pStyle w:val="Heading2"/>
        <w:pageBreakBefore w:val="0"/>
        <w:jc w:val="both"/>
        <w:rPr/>
      </w:pPr>
      <w:bookmarkStart w:colFirst="0" w:colLast="0" w:name="_1pxezwc" w:id="29"/>
      <w:bookmarkEnd w:id="29"/>
      <w:r w:rsidDel="00000000" w:rsidR="00000000" w:rsidRPr="00000000">
        <w:rPr>
          <w:sz w:val="26"/>
          <w:szCs w:val="26"/>
          <w:rtl w:val="0"/>
        </w:rPr>
        <w:t xml:space="preserve">2.6 Summary </w:t>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Results from period-cohort plots and random-effects Hierarchical Age-Period-Cohort (HAPC) Models point to the existence of a distinct TK Generation, born in the immediate post-Progressive Era, who are more likely to engage in diverse forms of arts participation. For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 As detailed in the supplementary analyses reported in the Appendix (section 1, Figure 5), these results are robust to alternative specifications of the age effects. Finally, there is suggestive evidence that members of this generational cluster are more likely to report more exposure to the arts during their formative years than persons born before 1930 (section 3, figure 6).</w:t>
      </w:r>
    </w:p>
    <w:p w:rsidR="00000000" w:rsidDel="00000000" w:rsidP="00000000" w:rsidRDefault="00000000" w:rsidRPr="00000000" w14:paraId="00000063">
      <w:pPr>
        <w:pageBreakBefore w:val="0"/>
        <w:rPr/>
      </w:pPr>
      <w:r w:rsidDel="00000000" w:rsidR="00000000" w:rsidRPr="00000000">
        <w:rPr>
          <w:rtl w:val="0"/>
        </w:rPr>
        <w:t xml:space="preserve">Overall, these results strongly suggest that persons born in the three decades immediately following the Progressive Era are distinctive enough in their pattern of cultural engagement to be considered an “</w:t>
      </w:r>
      <w:ins w:author="Jennifer C. Lena" w:id="2" w:date="2018-05-23T13:47:19Z">
        <w:r w:rsidDel="00000000" w:rsidR="00000000" w:rsidRPr="00000000">
          <w:rPr>
            <w:rtl w:val="0"/>
          </w:rPr>
          <w:t xml:space="preserve">TK</w:t>
        </w:r>
      </w:ins>
      <w:del w:author="Jennifer C. Lena" w:id="2" w:date="2018-05-23T13:47:19Z">
        <w:r w:rsidDel="00000000" w:rsidR="00000000" w:rsidRPr="00000000">
          <w:rPr>
            <w:rtl w:val="0"/>
          </w:rPr>
          <w:delText xml:space="preserve">Omnivorous</w:delText>
        </w:r>
      </w:del>
      <w:r w:rsidDel="00000000" w:rsidR="00000000" w:rsidRPr="00000000">
        <w:rPr>
          <w:rtl w:val="0"/>
        </w:rPr>
        <w:t xml:space="preserve"> Generation.” As noted above, it is important underscore both the avidity and breadth of cultural engagement of members of this generation. This breadth extends to forms of folk and vernacular culture that were legitimized during the 20th century, including Jazz and--most importantly for the argument that follows--Craft Fairs and Art Festivals. These results lead us to discard interpretations of </w:t>
      </w:r>
      <w:ins w:author="Jennifer C. Lena" w:id="3" w:date="2018-05-23T13:47:32Z">
        <w:r w:rsidDel="00000000" w:rsidR="00000000" w:rsidRPr="00000000">
          <w:rPr>
            <w:rtl w:val="0"/>
          </w:rPr>
          <w:t xml:space="preserve">taste diversity</w:t>
        </w:r>
      </w:ins>
      <w:del w:author="Jennifer C. Lena" w:id="3" w:date="2018-05-23T13:47:32Z">
        <w:r w:rsidDel="00000000" w:rsidR="00000000" w:rsidRPr="00000000">
          <w:rPr>
            <w:rtl w:val="0"/>
          </w:rPr>
          <w:delText xml:space="preserve">omnivorousness</w:delText>
        </w:r>
      </w:del>
      <w:r w:rsidDel="00000000" w:rsidR="00000000" w:rsidRPr="00000000">
        <w:rPr>
          <w:rtl w:val="0"/>
        </w:rPr>
        <w:t xml:space="preserve"> as a linear cohort trend over time, in favor of a generational specificity argument, confirming recent but preliminary work in the field (Rossman and Peterson 2015; López-Sintas and Katz-Gerro 2005).</w:t>
      </w:r>
    </w:p>
    <w:p w:rsidR="00000000" w:rsidDel="00000000" w:rsidP="00000000" w:rsidRDefault="00000000" w:rsidRPr="00000000" w14:paraId="00000064">
      <w:pPr>
        <w:pageBreakBefore w:val="0"/>
        <w:rPr/>
      </w:pPr>
      <w:r w:rsidDel="00000000" w:rsidR="00000000" w:rsidRPr="00000000">
        <w:rPr>
          <w:rtl w:val="0"/>
        </w:rPr>
        <w:t xml:space="preserve">The pattern of generational clustering is in itself a compelling finding but as a macro-level quantitative pattern it opens up questions that the survey data alone cannot answer (Spillman 2014). What exactly makes the generation born in the immediate post-Progressive Era distinctive from those born just a decade earlier? When research in the mid-1990s discovered patterns of omnivorousness among elites, scholars (</w:t>
      </w:r>
      <w:r w:rsidDel="00000000" w:rsidR="00000000" w:rsidRPr="00000000">
        <w:rPr>
          <w:i w:val="1"/>
          <w:iCs w:val="1"/>
          <w:rtl w:val="0"/>
        </w:rPr>
        <w:t xml:space="preserve">inter alia </w:t>
      </w:r>
      <w:r w:rsidDel="00000000" w:rsidR="00000000" w:rsidRPr="00000000">
        <w:rPr>
          <w:rtl w:val="0"/>
        </w:rPr>
        <w:t xml:space="preserve">Peterson and Kern 1996) hypothesized that transformations in artistic classification systems, promoted by cultural entrepreneurs with control over organizations and their institutional practices, must lie behind these changes. Even the emergence of a distinction between high and popular culture in the U.S. has been demonstrably linked to organizational and institutional transformations (DiMaggio 1982). The generational clustering pattern we report above suggests we should find an historically rooted transformation related to artistic classification, dissemination, and production systems (DiMaggio 1987, 2000).</w:t>
      </w:r>
    </w:p>
    <w:p w:rsidR="00000000" w:rsidDel="00000000" w:rsidP="00000000" w:rsidRDefault="00000000" w:rsidRPr="00000000" w14:paraId="00000065">
      <w:pPr>
        <w:pageBreakBefore w:val="0"/>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In the next section, we explore the possibility that this generational effect can be traced to the expansion and consolidation of elite-led institutional work enacted during the Progressive Era, which consolidated in powerful organizations during the post-war period. We hypothesize that these left their mark in the “encoding” of individual cultural consumption practices, and made this generation distinct from their predecessors.</w:t>
      </w:r>
      <w:r w:rsidDel="00000000" w:rsidR="00000000" w:rsidRPr="00000000">
        <w:rPr>
          <w:rtl w:val="0"/>
        </w:rPr>
      </w:r>
    </w:p>
    <w:p w:rsidR="00000000" w:rsidDel="00000000" w:rsidP="00000000" w:rsidRDefault="00000000" w:rsidRPr="00000000" w14:paraId="00000066">
      <w:pPr>
        <w:pStyle w:val="Heading1"/>
        <w:pageBreakBefore w:val="0"/>
        <w:jc w:val="both"/>
        <w:rPr/>
      </w:pPr>
      <w:bookmarkStart w:colFirst="0" w:colLast="0" w:name="_49x2ik5" w:id="30"/>
      <w:bookmarkEnd w:id="30"/>
      <w:r w:rsidDel="00000000" w:rsidR="00000000" w:rsidRPr="00000000">
        <w:rPr>
          <w:rtl w:val="0"/>
        </w:rPr>
        <w:t xml:space="preserve">3.0 Institutional and Organizational Impacts on Tastes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w:t>
      </w:r>
      <w:ins w:author="Jennifer C. Lena" w:id="4" w:date="2018-05-23T13:48:17Z">
        <w:r w:rsidDel="00000000" w:rsidR="00000000" w:rsidRPr="00000000">
          <w:rPr>
            <w:rtl w:val="0"/>
            <w:rPrChange w:author="Jennifer C. Lena" w:id="5" w:date="2018-05-23T13:48:17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4" w:date="2018-05-23T13:48:17Z">
        <w:r w:rsidDel="00000000" w:rsidR="00000000" w:rsidRPr="00000000">
          <w:rPr>
            <w:rtl w:val="0"/>
            <w:rPrChange w:author="Jennifer C. Lena" w:id="5" w:date="2018-05-23T13:48:17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w:t>
      </w:r>
    </w:p>
    <w:p w:rsidR="00000000" w:rsidDel="00000000" w:rsidP="00000000" w:rsidRDefault="00000000" w:rsidRPr="00000000" w14:paraId="00000068">
      <w:pPr>
        <w:pStyle w:val="Heading2"/>
        <w:pageBreakBefore w:val="0"/>
        <w:jc w:val="both"/>
        <w:rPr>
          <w:sz w:val="26"/>
          <w:szCs w:val="26"/>
        </w:rPr>
      </w:pPr>
      <w:bookmarkStart w:colFirst="0" w:colLast="0" w:name="_2p2csry" w:id="31"/>
      <w:bookmarkEnd w:id="31"/>
      <w:r w:rsidDel="00000000" w:rsidR="00000000" w:rsidRPr="00000000">
        <w:rPr>
          <w:sz w:val="26"/>
          <w:szCs w:val="26"/>
          <w:rtl w:val="0"/>
        </w:rPr>
        <w:t xml:space="preserve">3.1 The Emergence of High Culture as an Exemplar Case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an influential article, DiMaggio (1982) attributes the emergence of a distinction between high and popular culture in the U.S. to organizational and institutional transformations that took place in 19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Boston. This is the period when the grand project of defining an institutional field of “fine arts” culture began to be pursued by bourgeois, urban elites. This is also the period in which what Levine (1988: 85-168) has referred to as the “sacralization”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This research demonstrates an association between organizational factors (the creation and elaboration of the non-profit arts organization) and institutional work (sacralization)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aesthetic legitimation processes leading to the expansion of the artistic canon. Although scholars have proffered some scattered ideas on the link between these two developments, no single analysis has tried to link the behavioral manifestation with its institutional antecedents.</w:t>
      </w:r>
    </w:p>
    <w:p w:rsidR="00000000" w:rsidDel="00000000" w:rsidP="00000000" w:rsidRDefault="00000000" w:rsidRPr="00000000" w14:paraId="0000006B">
      <w:pPr>
        <w:pStyle w:val="Heading2"/>
        <w:pageBreakBefore w:val="0"/>
        <w:jc w:val="both"/>
        <w:rPr>
          <w:sz w:val="26"/>
          <w:szCs w:val="26"/>
        </w:rPr>
      </w:pPr>
      <w:bookmarkStart w:colFirst="0" w:colLast="0" w:name="_147n2zr" w:id="32"/>
      <w:bookmarkEnd w:id="32"/>
      <w:r w:rsidDel="00000000" w:rsidR="00000000" w:rsidRPr="00000000">
        <w:rPr>
          <w:sz w:val="26"/>
          <w:szCs w:val="26"/>
          <w:rtl w:val="0"/>
        </w:rPr>
        <w:t xml:space="preserve">3.2 Artistic Valorization and the WPA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Changing political, social, and economic conditions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390). The artistic legitimation of vernacular culture--and what Bourdieu (1965) called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les arts moyennes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--was the locus of intense cultural entrepreneurship in the first half of the twentieth century.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No movement better illustrates the intensity of 20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a direct commissioning agent, government agencies encouraged the production of works that displayed “the American experience” and its “roots in the folk tradition of the people” (Matthews 1975: 334). Administrators of WPA offices encouraged their artists to develop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72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Broad-based transformations in the expectations of the art-consuming public resulted from these measures, and arts administrators, curators, and artistic directors worked expeditiously to make that culture available. In so doing, they legitimated some vernacular culture, heralding the rise of what some have called a renaissance of “vernacular modernism” (Bacon 2005).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Artists 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State-level support for indigent artists began as early as 1931, but the first Federal, non-relief project for artists, the Public Works of Art project, was initiated in 1933.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5"/>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 more comprehensive work relief program was announced in August,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creative material from Federal One is nothing short of astonishing: from 1935 to its closure in June 1943, artists created 2,566 murals, 17,744 sculptures, 108,099 paintings, 250,000 prints from 11,285 images, 2 million posters from 35,000 designs, and more than 22,000 design plates (O’Connor 1969: 28-9; Greengard et al 1986: 58-60).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6"/>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one historian opined: “the resulting output of Americana was overwhelming” (Mathews 1975: 334).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7"/>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expansion of access to artistic production and presentation provided by state and federal subsidy produced two outcomes that are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not all of the arts administrators in charge of disposing of federal and state arts funds embraced the vision of a cultural democracy taken up by Roosevelt, some endorsed this vision and welcomed new content and creators into art genres. Harry Hopkins, appointed in 1933 to direct monies for actors and musicians, was a member of the latter group; he pushed theater directors to depict the deplorable conditions in tenements in the hope that it might encourage a landslide of support for the construction of decent housing for American citizens. Administrators in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A</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rts administrators </w:t>
      </w:r>
      <w:r w:rsidDel="00000000" w:rsidR="00000000" w:rsidRPr="00000000">
        <w:rPr>
          <w:rtl w:val="0"/>
        </w:rPr>
        <w:t xml:space="preserve">labored</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to legitimate particular forms of vernacular culture as art. Artist Yasuo Kuniyoshi has argued that great American culture was created by WPA “artists [who] were encouraged to...search for roots in the folk tradition of the people, documenting the values and behavior of a culture in the throes of self-recognition” (Matthews 1975: 334).</w:t>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Time Magazine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reported that Sokoloff’s payroll included a 22-piece “gypsy orchestra” in Pittsburg, a Hungarian ensemble in Chicago, and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típica</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8"/>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1"/>
          <w:bCs w:val="1"/>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How lasting were these changes? The record keeping for WPA federal and state agencies was uneven and distributed across more than a hundred offices. We do know that some of the art and arts administrators had long careers. The original 22,000 plates from the Index of American Design are still housed at the National Gallery of Art in Washington, DC. The Newark Museum also has a large number of WPA works, including Minna Citron’s painting “Staten Island Ferry.” Yet, many other works produced in the New Deal era were destroyed, abandoned, or forgotten.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somewhat easier to trace the fate of the WPA arts administrators, some of whom went on to helm large and influential organizations and brought with them a desire to diversify the art on offer. To trace just a single, important lineage: Holger Cahill left his position as the Director of the Federal Art Project (FAP, 1935-1943), and became a curator at the Newark Museum and then MoMA, where he served as interim director for a year (1932-1933). In both jobs, he worked to canonize material that drew upon the nation’s folk traditions, a modernist project for which MoMA would become famous. Barr was succeeded at MoMA by René d'Harnoncourt, former Manager of the WPA’s Indian Arts and Crafts Board. An advocate of folk art, d'Harnoncourt was an expert in Mexican, vernacular, and modern American art. During his tenure at MoMA (1949-1968), d’Harnoncourt supervised and curated numerous exhibitions of folk material from the U.S. and elsewhere including displays of American woodcuts (1952), “young American printmakers” (1954), paintings by “amateurs” (1955), graffiti (1956), and film posters (1960). He became a close advisor to Nelson A. Rockefeller, and supported his acquisition of an enormous collection of so-called “primitive art” from Africa, Oceania, and the Americas. Nelson presented this collection as 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(LaGamma et al 2014). Equally significant changes were taking place in the performing arts as cultural capitalists moved benchmark arts organizations toward the goal of presenting American vernacular culture as art.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significance of the aesthetic legitimation of some vernacular culture as art can also be seen in the creation of new organizations, and new regulatory and institutional practices. These include the American Folklife Preservation Act of 1976, the American Folklife Center, the Folk Arts Program at the National Endowment of the Arts, and UNESCO’s 2003 International Convention on the Safeguarding of Intangible Cultural Heritage (Kurin 1989: 18-19). These provide additional evidence of the artistic legitimation process taking place.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Thus, we note historical evidence of significant organizational and institutional changes that take place in the lead birth years of the omnivorous generation, and take root during their enculturation process.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We hypothesize that these changes impacted the tastes of Americans born in this era, producing a distinct </w:t>
      </w:r>
      <w:ins w:author="Jennifer C. Lena" w:id="6" w:date="2018-05-23T13:53:32Z">
        <w:r w:rsidDel="00000000" w:rsidR="00000000" w:rsidRPr="00000000">
          <w:rPr>
            <w:rtl w:val="0"/>
            <w:rPrChange w:author="Jennifer C. Lena" w:id="7" w:date="2018-05-23T13:53:32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6" w:date="2018-05-23T13:53:32Z">
        <w:r w:rsidDel="00000000" w:rsidR="00000000" w:rsidRPr="00000000">
          <w:rPr>
            <w:rtl w:val="0"/>
            <w:rPrChange w:author="Jennifer C. Lena" w:id="7" w:date="2018-05-23T13:53:32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w:t>
      </w:r>
    </w:p>
    <w:p w:rsidR="00000000" w:rsidDel="00000000" w:rsidP="00000000" w:rsidRDefault="00000000" w:rsidRPr="00000000" w14:paraId="0000007A">
      <w:pPr>
        <w:pStyle w:val="Heading2"/>
        <w:pageBreakBefore w:val="0"/>
        <w:jc w:val="both"/>
        <w:rPr>
          <w:sz w:val="26"/>
          <w:szCs w:val="26"/>
        </w:rPr>
      </w:pPr>
      <w:bookmarkStart w:colFirst="0" w:colLast="0" w:name="_gfhglx3ahav" w:id="33"/>
      <w:bookmarkEnd w:id="33"/>
      <w:r w:rsidDel="00000000" w:rsidR="00000000" w:rsidRPr="00000000">
        <w:rPr>
          <w:sz w:val="26"/>
          <w:szCs w:val="26"/>
          <w:rtl w:val="0"/>
        </w:rPr>
        <w:t xml:space="preserve">3.3 Supplementary Quantitative Analysis</w:t>
      </w:r>
    </w:p>
    <w:p w:rsidR="00000000" w:rsidDel="00000000" w:rsidP="00000000" w:rsidRDefault="00000000" w:rsidRPr="00000000" w14:paraId="0000007B">
      <w:pPr>
        <w:pageBreakBefore w:val="0"/>
        <w:rPr/>
      </w:pPr>
      <w:commentRangeStart w:id="1"/>
      <w:r w:rsidDel="00000000" w:rsidR="00000000" w:rsidRPr="00000000">
        <w:rPr>
          <w:rtl w:val="0"/>
        </w:rPr>
        <w:t xml:space="preserve">Given our argument,</w:t>
      </w:r>
      <w:commentRangeEnd w:id="1"/>
      <w:r w:rsidDel="00000000" w:rsidR="00000000" w:rsidRPr="00000000">
        <w:commentReference w:id="1"/>
      </w:r>
      <w:r w:rsidDel="00000000" w:rsidR="00000000" w:rsidRPr="00000000">
        <w:rPr>
          <w:rtl w:val="0"/>
        </w:rPr>
        <w:t xml:space="preserve"> it is instructive to compare generational differences across consumption domains that differ both by (a) levels of differentiation across social strata and (b) the likelihood of being an institutional conduit for the aesthetic legitimation of American vernacular culture. Out of the eight SPPA core participation activities, attendance at Art Museums and Craft Fairs and Art Festivals provide such a substantively motivated contrast (DiMaggio and Mukhtar 2004; López-Sintas and Katz-Gerro 2005). If our argument is on the right track, we should find sharper cohort differentiation patterns setting apart the </w:t>
      </w:r>
      <w:ins w:author="Jennifer C. Lena" w:id="8" w:date="2018-05-23T13:54:11Z">
        <w:r w:rsidDel="00000000" w:rsidR="00000000" w:rsidRPr="00000000">
          <w:rPr>
            <w:rtl w:val="0"/>
          </w:rPr>
          <w:t xml:space="preserve">TK</w:t>
        </w:r>
      </w:ins>
      <w:del w:author="Jennifer C. Lena" w:id="8" w:date="2018-05-23T13:54:11Z">
        <w:r w:rsidDel="00000000" w:rsidR="00000000" w:rsidRPr="00000000">
          <w:rPr>
            <w:rtl w:val="0"/>
          </w:rPr>
          <w:delText xml:space="preserve">Omnivorous</w:delText>
        </w:r>
      </w:del>
      <w:r w:rsidDel="00000000" w:rsidR="00000000" w:rsidRPr="00000000">
        <w:rPr>
          <w:rtl w:val="0"/>
        </w:rPr>
        <w:t xml:space="preserve"> Generation from other cohorts for Craft Fair and Art Festival attendance, since the latter was a locus of state-led institutional investment and a conduit of aesthetic legitimation practices. In addition, we should find a relative lack of differentiation between persons who have garnered elite markers of status (e.g. a college degree) and those without in the generational effect for Craft Fairs and Art Festivals in comparison to Art Museum attendance.</w:t>
      </w:r>
    </w:p>
    <w:p w:rsidR="00000000" w:rsidDel="00000000" w:rsidP="00000000" w:rsidRDefault="00000000" w:rsidRPr="00000000" w14:paraId="0000007C">
      <w:pPr>
        <w:pageBreakBefore w:val="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[Figure 4 About Here]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Figures 4a-4b show the results of group-level random-effects estimates from HAPC models estimated for persons with or without college experience for both participation in Art Festivals/Craft Fairs and Art Museum attendance (respectively). As before, the cohort effect is the deviation in log-odds in participation in comparison to the cohort and group-specific (college-educated versus non-college-educated) average. Since the effects are normalized to each group’s baseline, it is not appropriate to interpret these as absolute effects across education groups but only as relative cross-cohort effects within education groups.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i w:val="1"/>
          <w:iCs w:val="1"/>
          <w:rtl w:val="0"/>
        </w:rPr>
        <w:t xml:space="preserve">deviations</w:t>
      </w:r>
      <w:r w:rsidDel="00000000" w:rsidR="00000000" w:rsidRPr="00000000">
        <w:rPr>
          <w:rtl w:val="0"/>
        </w:rPr>
        <w:t xml:space="preserve"> from the overall baseline expectation for their own education group than college educated people born during those years have in relation to their own college educated peers. Note, however, that even a proportionally “smaller” effect among the non-college educated may imply larger absolute effects, as the college educated are a comparative minority of the U.S. population, especially in the first half of the twentieth century.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The results of this analysis show the </w:t>
      </w:r>
      <w:ins w:author="Jennifer C. Lena" w:id="9" w:date="2018-05-23T13:54:39Z">
        <w:r w:rsidDel="00000000" w:rsidR="00000000" w:rsidRPr="00000000">
          <w:rPr>
            <w:rtl w:val="0"/>
          </w:rPr>
          <w:t xml:space="preserve">TK</w:t>
        </w:r>
      </w:ins>
      <w:del w:author="Jennifer C. Lena" w:id="9" w:date="2018-05-23T13:54:39Z">
        <w:r w:rsidDel="00000000" w:rsidR="00000000" w:rsidRPr="00000000">
          <w:rPr>
            <w:rtl w:val="0"/>
          </w:rPr>
          <w:delText xml:space="preserve">Omnivorous</w:delText>
        </w:r>
      </w:del>
      <w:r w:rsidDel="00000000" w:rsidR="00000000" w:rsidRPr="00000000">
        <w:rPr>
          <w:rtl w:val="0"/>
        </w:rPr>
        <w:t xml:space="preserve"> Generation effect crosses the education divide, and it illustrates the mediation of this generation’s arts engagement by artistic form and education. First, the generational effect is of a stronger substantive magnitude for Art Festival/Craft Fair attendance than attendance at Art Museums. Second, there are differences in the cohort effect by educational group: it is stronger for college educated persons born between 1930 and 1950 in the case of art museums. However, the difference within this cohort between those with college educations and those without is essentially null when it comes to the more accessible activity of art festival participation. Third, when it comes to this last activity we can observe positive cohort effects (in relation to generational peers without a college education) among non-college educated Americans born as early as the 1920s. This suggests that less educated Americans coming of age during the Progressive Era may have benefited from cultural activation mechanisms that did not depend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more overtly elite forms of arts participation.</w:t>
      </w:r>
      <w:r w:rsidDel="00000000" w:rsidR="00000000" w:rsidRPr="00000000">
        <w:rPr>
          <w:vertAlign w:val="superscript"/>
        </w:rPr>
        <w:footnoteReference w:customMarkFollows="0" w:id="9"/>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0"/>
      </w:r>
      <w:r w:rsidDel="00000000" w:rsidR="00000000" w:rsidRPr="00000000">
        <w:rPr>
          <w:rtl w:val="0"/>
        </w:rPr>
      </w:r>
    </w:p>
    <w:p w:rsidR="00000000" w:rsidDel="00000000" w:rsidP="00000000" w:rsidRDefault="00000000" w:rsidRPr="00000000" w14:paraId="00000081">
      <w:pPr>
        <w:pStyle w:val="Heading2"/>
        <w:pageBreakBefore w:val="0"/>
        <w:jc w:val="both"/>
        <w:rPr/>
      </w:pPr>
      <w:bookmarkStart w:colFirst="0" w:colLast="0" w:name="_23ckvvd" w:id="34"/>
      <w:bookmarkEnd w:id="34"/>
      <w:r w:rsidDel="00000000" w:rsidR="00000000" w:rsidRPr="00000000">
        <w:rPr>
          <w:rtl w:val="0"/>
        </w:rPr>
        <w:t xml:space="preserve">3.4 Alternative Explanations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Based on an analysis of the cumulative data file covering six waves of the SPPA, our results confirm López-Sintas and Kats-Gerro (2005) and Rossman and Peterson’s (2015) conception of </w:t>
      </w:r>
      <w:ins w:author="Jennifer C. Lena" w:id="10" w:date="2018-05-23T13:55:19Z">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increasing taste diversity, or </w:t>
        </w:r>
      </w:ins>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omnivorousness</w:t>
      </w:r>
      <w:ins w:author="Jennifer C. Lena" w:id="11" w:date="2018-05-23T13:55:27Z">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t>
        </w:r>
      </w:ins>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a generational phenomenon. Prior analyses of the features of status-defining tastes in the United States have linked transformations in tastes to transformations in arts organizations and institutions (DiMaggio 1982; Peterson and Kern 1996). Based on the discovery of an </w:t>
      </w:r>
      <w:ins w:author="Jennifer C. Lena" w:id="12" w:date="2018-05-23T13:55:32Z">
        <w:r w:rsidDel="00000000" w:rsidR="00000000" w:rsidRPr="00000000">
          <w:rPr>
            <w:rtl w:val="0"/>
            <w:rPrChange w:author="Jennifer C. Lena" w:id="13" w:date="2018-05-23T13:55:32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12" w:date="2018-05-23T13:55:32Z">
        <w:r w:rsidDel="00000000" w:rsidR="00000000" w:rsidRPr="00000000">
          <w:rPr>
            <w:rtl w:val="0"/>
            <w:rPrChange w:author="Jennifer C. Lena" w:id="13" w:date="2018-05-23T13:55:32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of Americans born in the post-Progressive Era, we hypothesize that this cohort’s exposure to a novel set of experiences in and around the American arts, as a result of New Deal arts programs and their diversification of the artistic canon, is one likely contributor.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 changes we link to the New Deal are not taking place in a vacuum, and might have been buttressed by other transformations noted by scholars seeking to explain the rise of omnivorousness. Those include the “emergence of an inclusive national culture, linking </w:t>
      </w:r>
      <w:commentRangeStart w:id="2"/>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local economies, identities, and lifestyles” (Hall 1984); the occlusion of administrative control of the arts from an essentially hereditary, urban elite by a large class of upwardly-mobile college graduates (DiMaggio 2000); the subsequent managerial revolution in the arts (Zolberg 1986; Meyer 1979; DiMaggio 1991, 2000); the expansion of art education, advocacy, and trade union and guild solidarity by artists (McDonald 1969: 345); and the expansion of public, foundation, and corporate support for the arts (Zolberg 1981, 1986; DiMaggio 2000). Some have also pointed toward macro-social transformations including pervasive and powerful media presentations of global culture (Appadurai 1996; Kuipers and de Kloet 2009; Wright, Purhonen and Heikkilä 2013), the exhaustion of the modernist aesthetic as a cultural force and the subsequent hegemony of consumer culture (Wright 2011; Hanquinet, Roose and Savage 2014), and increasing social and geographic mobility (Peterson and Kern 1996; Van Eijck 2001; Daenekindt and Roose 2014; Emmison 2003).</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Yet, many of these explanations fail to accurately identify the moment when Americans’ tastes begin to broaden, or the particular timing of its impact on different segments of society.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Any theory that contains generative mechanisms with stable state properties, or which exert increasing influence, like social and geographic mobility, can not explain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effect. That we witness declining arts participation and declining rates of omnivorousness in more recent birth cohorts, suggests that this specie of mechanism is unlikely to be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present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Why do levels of </w:t>
      </w:r>
      <w:commentRangeStart w:id="3"/>
      <w:r w:rsidDel="00000000" w:rsidR="00000000" w:rsidRPr="00000000">
        <w:rPr>
          <w:rtl w:val="0"/>
        </w:rPr>
        <w:t xml:space="preserve">tk</w:t>
      </w:r>
      <w:commentRangeEnd w:id="3"/>
      <w:r w:rsidDel="00000000" w:rsidR="00000000" w:rsidRPr="00000000">
        <w:commentReference w:id="3"/>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decline in the post-1950s birth cohorts? We have focused our analysis on the main finding of an </w:t>
      </w:r>
      <w:commentRangeStart w:id="4"/>
      <w:r w:rsidDel="00000000" w:rsidR="00000000" w:rsidRPr="00000000">
        <w:rPr>
          <w:rtl w:val="0"/>
        </w:rPr>
        <w:t xml:space="preserve">tk</w:t>
      </w:r>
      <w:commentRangeEnd w:id="4"/>
      <w:r w:rsidDel="00000000" w:rsidR="00000000" w:rsidRPr="00000000">
        <w:commentReference w:id="4"/>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but we can offer some speculation about the conditions that might have produced its apparent decline. These include the gradual decline of organizational resources, the shift of subsidy from artists to audiences, and potential drift of status-defining tastes toward forms of culture that are not captured by these data.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While most additions to the canon remained, and the basic classification schema remained in place, the end of the New Deal heralded the gradual decline of other resources. Art schools closed, murals were over-painted, and comprehensive work relief for artists ended by the war years. Federal subsidies for individual artists were reintroduced by the National Endowment for the Arts (NEA) after it was established by Congress in 1965, but these were competitive grants programs designed to facilitate artistic excellence and innovation. When NEA individual grants were effectively ended in 1994 in the wake of controversies around funding for the so-called “NEA Four,” federal cultural policy shifted to support organizations and to increase audience access and participation (Chartrand and McCaughey 1989).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Finally, while it is difficult to compare dollar-to-dollar the impact of WPA-era agencies and the NEA (due to distributed and poor record-keeping in the 1930s and 40s, and the disputed “multiplying effect” of NEA grants which throws off estimates of their “real” value), the government was the primary supporter of the arts in the Progressive Era, but now provides only 10% of financial support for arts organizations, only 2% of which comes from the feds, and only 1% from the NEA (Cowen 2004). In short, the amount and provisioning of resources to support the arts is unique from 1931 to about 1943, and so the constellation of factors that produced the omnivorous generation were only partially (and sometimes only weakly) present for their children. However, there is demonstrable evidence to confirm our argument that there is an association between the rise of </w:t>
      </w:r>
      <w:commentRangeStart w:id="5"/>
      <w:r w:rsidDel="00000000" w:rsidR="00000000" w:rsidRPr="00000000">
        <w:rPr>
          <w:rtl w:val="0"/>
        </w:rPr>
        <w:t xml:space="preserve">tk</w:t>
      </w:r>
      <w:commentRangeEnd w:id="5"/>
      <w:r w:rsidDel="00000000" w:rsidR="00000000" w:rsidRPr="00000000">
        <w:commentReference w:id="5"/>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and the legitimation of new works and new genres, but not because there is a “meltdown scenario” in which the arts have begun to fail as a signal of cultural capital (DiMaggio and Mukhtar 2004).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To be sure, some Americans consume both vernacular culture and art. We have argued that this breadth of interest is a condition for initiating the process of artistic legitimation, the outcome of which is the expansion of artistic canons to include new works, and the broadening of definitions of art to include new genres and styles. Is there a young omnivorous generation that our analysis is missing because the art they consume is not queried by the SPPA? Scholars pursuing this result would have to identify organizational and institutional transformations in the post-War arts that led to new patterns in status-granting behavior. They would then identify multiple categories of newly legitimate arts that are independent of those queried on the SPPA. Since the core participation questions we utilize focus on some organizational sites where multiple genres of art are presented (e.g., “art museums”), it may be difficult to identify participation in newly legitimate arts that are not already being tapped by the existing questions. In other cases (e.g., graphic novels), there is scholarly consensus that the field is undergoing artistic legitimation, yet we might reasonably state respondents do not have a place to indicate their participation in this art form on the SPPA. Even when that is the case, such results are unlikely to eliminate the generational effect reported herein, as they are robust to multiple specifications</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(see Appendix), and mainly bear on the question of whether later generations exist.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Finally, it is important to note that some studies of </w:t>
      </w:r>
      <w:ins w:author="Jennifer C. Lena" w:id="14" w:date="2018-05-23T14:00:53Z">
        <w:r w:rsidDel="00000000" w:rsidR="00000000" w:rsidRPr="00000000">
          <w:rPr>
            <w:rtl w:val="0"/>
            <w:rPrChange w:author="Jennifer C. Lena" w:id="15" w:date="2018-05-23T14:00:53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14" w:date="2018-05-23T14:00:53Z">
        <w:r w:rsidDel="00000000" w:rsidR="00000000" w:rsidRPr="00000000">
          <w:rPr>
            <w:rtl w:val="0"/>
            <w:rPrChange w:author="Jennifer C. Lena" w:id="15" w:date="2018-05-23T14:00:53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have relaxed the association of the concept with taste hierarchies, and instead utilize it as a way of thinking of how cultural tastes link individuals to groups, and groups to one another. If you begin from this premise--very different from our own--that contemporary Americans have broad tastes for many kinds of culture, the SPPA will be a frustrating and dull instrument. It provides little information on participation in the many forms of contemporary, popular culture that are most broadly enjoyed (e.g., video games, NASCAR), and categories are so broadly defined as to obscure salient distinctions, especially between generations. For example, the music preference questions ask respondents if they enjoy “rock,” a style of music that has entertained multiple generations of fans who may not enjoy the same style of music in real terms, as some of them are imagining Elvis Presley and others Marilyn Manson. The re-specification of the concept of omnivorousness to refer to “taste groups” has led to profound confusion in the field; we think it’s original use in dialogue with art genres holds the greatest potential for future research.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the literature on </w:t>
      </w:r>
      <w:ins w:author="Jennifer C. Lena" w:id="16" w:date="2018-05-23T14:01:26Z">
        <w:r w:rsidDel="00000000" w:rsidR="00000000" w:rsidRPr="00000000">
          <w:rPr>
            <w:rtl w:val="0"/>
            <w:rPrChange w:author="Jennifer C. Lena" w:id="17" w:date="2018-05-23T14:01:26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taste, specifically, on omnivorousness,</w:t>
        </w:r>
      </w:ins>
      <w:del w:author="Jennifer C. Lena" w:id="16" w:date="2018-05-23T14:01:26Z">
        <w:r w:rsidDel="00000000" w:rsidR="00000000" w:rsidRPr="00000000">
          <w:rPr>
            <w:rtl w:val="0"/>
            <w:rPrChange w:author="Jennifer C. Lena" w:id="17" w:date="2018-05-23T14:01:26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has grown, scholars have discovered evidence in multiple other nations, including Netherlands, France, Germany, Spain, Austria, and Australia among others (see Peterson 2015 for a review). Does global evidence of omnivorousness indicate our hypothesized association with organizational and institutional change in the American arts during the post-Progressive Era is a weak explanation? First, it is important to note that none of these studies, to our knowledge, seek to identify generational patterns that may be present. We hope to inspire scholars working with non-U.S. data to investigate the possibility that omnivorousness can function as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trait, because group-level measurement of the phenomenon is the ideal method to adjudicate these hypotheses.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such discoveries were made, scholars would have to explain how varied policy structures (and funding models) produced similar distributions of taste (and prestige). In the broadest sense, the factors that gave birth to the </w:t>
      </w:r>
      <w:ins w:author="Jennifer C. Lena" w:id="18" w:date="2018-05-23T14:02:02Z">
        <w:r w:rsidDel="00000000" w:rsidR="00000000" w:rsidRPr="00000000">
          <w:rPr>
            <w:rtl w:val="0"/>
            <w:rPrChange w:author="Jennifer C. Lena" w:id="19" w:date="2018-05-23T14:02:02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18" w:date="2018-05-23T14:02:02Z">
        <w:r w:rsidDel="00000000" w:rsidR="00000000" w:rsidRPr="00000000">
          <w:rPr>
            <w:rtl w:val="0"/>
            <w:rPrChange w:author="Jennifer C. Lena" w:id="19" w:date="2018-05-23T14:02:02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(e.g., economic depression, state and educational expansion) were felt 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In point of fact, the direct subsidies of the 1930s appear to have produced an </w:t>
      </w:r>
      <w:ins w:author="Jennifer C. Lena" w:id="20" w:date="2018-05-23T14:02:16Z">
        <w:r w:rsidDel="00000000" w:rsidR="00000000" w:rsidRPr="00000000">
          <w:rPr>
            <w:rtl w:val="0"/>
            <w:rPrChange w:author="Jennifer C. Lena" w:id="21" w:date="2018-05-23T14:02:16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20" w:date="2018-05-23T14:02:16Z">
        <w:r w:rsidDel="00000000" w:rsidR="00000000" w:rsidRPr="00000000">
          <w:rPr>
            <w:rtl w:val="0"/>
            <w:rPrChange w:author="Jennifer C. Lena" w:id="21" w:date="2018-05-23T14:02:16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in the U.S., while reliance on third-party provision of organizational grants to encourage participation (post-1965) has not. All government support for the arts is not equal, and that logic must guide replication studies abroad.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also possible that organizational and institutional transformations abroad could have resulted from isomorphic pressures exerted by changes in the U.S., without having grounding in any domestic work relief program. Whether there are broad cross-national commonalities or synchronicities in the emergence and generational location of omnivorous expression should be left as an empirical question to be answered in each national setting.</w:t>
      </w:r>
    </w:p>
    <w:p w:rsidR="00000000" w:rsidDel="00000000" w:rsidP="00000000" w:rsidRDefault="00000000" w:rsidRPr="00000000" w14:paraId="0000008C">
      <w:pPr>
        <w:pStyle w:val="Heading1"/>
        <w:pageBreakBefore w:val="0"/>
        <w:rPr/>
      </w:pPr>
      <w:bookmarkStart w:colFirst="0" w:colLast="0" w:name="_ihv636" w:id="35"/>
      <w:bookmarkEnd w:id="35"/>
      <w:r w:rsidDel="00000000" w:rsidR="00000000" w:rsidRPr="00000000">
        <w:rPr>
          <w:rtl w:val="0"/>
        </w:rPr>
        <w:t xml:space="preserve">4.0 Discussion and Concluding Remarks</w:t>
      </w:r>
    </w:p>
    <w:p w:rsidR="00000000" w:rsidDel="00000000" w:rsidP="00000000" w:rsidRDefault="00000000" w:rsidRPr="00000000" w14:paraId="0000008D">
      <w:pPr>
        <w:pStyle w:val="Heading2"/>
        <w:pageBreakBefore w:val="0"/>
        <w:spacing w:after="200" w:before="400" w:lineRule="auto"/>
        <w:rPr/>
      </w:pPr>
      <w:bookmarkStart w:colFirst="0" w:colLast="0" w:name="_32hioqz" w:id="36"/>
      <w:bookmarkEnd w:id="36"/>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 (DiMaggio and Mukhtar 2004; López-Sintas and Katz-Gerro 2005; Garcia-Alvarez, López-Sintas and Katz-Gerro 2007; Johnston and Baumann 2007; Rossman and Peterson 2015). Our analysis advances the literature in demonstrating the analytic payoff of taking temporality seriously for the purpose of elucidating the mechanisms that generate cultural tastes (Reeves 2015). Unlike our peers, we focus on </w:t>
      </w:r>
      <w:ins w:author="Jennifer C. Lena" w:id="22" w:date="2018-05-23T14:02:44Z">
        <w:r w:rsidDel="00000000" w:rsidR="00000000" w:rsidRPr="00000000">
          <w:rPr>
            <w:rtl w:val="0"/>
            <w:rPrChange w:author="Jennifer C. Lena" w:id="23" w:date="2018-05-23T14:02:44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taste</w:t>
        </w:r>
      </w:ins>
      <w:del w:author="Jennifer C. Lena" w:id="22" w:date="2018-05-23T14:02:44Z">
        <w:r w:rsidDel="00000000" w:rsidR="00000000" w:rsidRPr="00000000">
          <w:rPr>
            <w:rtl w:val="0"/>
            <w:rPrChange w:author="Jennifer C. Lena" w:id="23" w:date="2018-05-23T14:02:44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a group-level phenomenon, demonstrating how the uptake of cultural goods previously marked as vernacular culture by art publics is conditioned by historically specific processes of institutional change, institution building, and cultural expansion. Our argument addresses a key issue raised by a small but growing chorus of voices clamoring to situate the omnivore taste phenomenon in a more encompassing macro-historical context, one attentive to case-specific historical trajectories (Johnston and Baumann 2007; Fishman and Lizardo 2013; Hanquinet, Roose and Savage 2014; Prieur and Savage 2013; Lizardo 2008; Wright 2011).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shown that historically rooted institutional processes constituted a generation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Importantly, this implies that speaking of </w:t>
      </w:r>
      <w:ins w:author="Jennifer C. Lena" w:id="24" w:date="2018-05-23T14:03:09Z">
        <w:r w:rsidDel="00000000" w:rsidR="00000000" w:rsidRPr="00000000">
          <w:rPr>
            <w:rtl w:val="0"/>
            <w:rPrChange w:author="Jennifer C. Lena" w:id="25" w:date="2018-05-23T14:03:09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taste patterns</w:t>
        </w:r>
      </w:ins>
      <w:del w:author="Jennifer C. Lena" w:id="24" w:date="2018-05-23T14:03:09Z">
        <w:r w:rsidDel="00000000" w:rsidR="00000000" w:rsidRPr="00000000">
          <w:rPr>
            <w:rtl w:val="0"/>
            <w:rPrChange w:author="Jennifer C. Lena" w:id="25" w:date="2018-05-23T14:03:09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omnivorousness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in terms that do not take into account the specific historical conditions under which clusters of individuals come of age has its limitations. Simply put, future research needs to consider the possibility that the current focus on individual-level omnivorousness masks variegated, partially overlapping institutional processes of artistic valorization, whose outcomes ripple through distinct generations of art consumers in historically uneven, temporally “lumpy” ways.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(e.g. Lambert et al 2005).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analysis does suggest that while attention to institutional, organizational, and state-led projects geared towards the expansion of the aesthetic canon is important, ultimately the “historicality”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  Most research in the field focuses on individual level stratification within generations, traceable to class, gender, or race.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2"/>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We argue that explanations of the existence of a generationally specific forms of avid engagement in the arts are enhanced by understanding major institutional and organizational transformations during the Progressive Era. We may make our explanations of heterogeneity in cultural engagement (in the U.S., abroad, or cross-nationally) more robust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91">
      <w:pPr>
        <w:pStyle w:val="Heading2"/>
        <w:pageBreakBefore w:val="0"/>
        <w:spacing w:after="200" w:before="400" w:lineRule="auto"/>
        <w:rPr/>
      </w:pPr>
      <w:bookmarkStart w:colFirst="0" w:colLast="0" w:name="_1hmsyys" w:id="37"/>
      <w:bookmarkEnd w:id="37"/>
      <w:r w:rsidDel="00000000" w:rsidR="00000000" w:rsidRPr="00000000">
        <w:rPr>
          <w:rtl w:val="0"/>
        </w:rPr>
        <w:t xml:space="preserve">4.2 Contributions to Comparative Cultural Policy Studies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policy implications of both our argument and our findings are potentially quite significant, especially when thinking about the (intended and unintended) consequences of state support for the arts (DiMaggio and Useem 1978; Alexander 1996; Alexander and Rueschemeyer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conclusion,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the </w:t>
      </w:r>
      <w:ins w:author="Jennifer C. Lena" w:id="26" w:date="2018-05-23T14:04:14Z">
        <w:r w:rsidDel="00000000" w:rsidR="00000000" w:rsidRPr="00000000">
          <w:rPr>
            <w:rtl w:val="0"/>
            <w:rPrChange w:author="Jennifer C. Lena" w:id="27" w:date="2018-05-23T14:04:14Z">
              <w:rPr>
                <w:rFonts w:ascii="Garamond" w:cs="Garamond" w:eastAsia="Garamond" w:hAnsi="Garamond"/>
                <w:b w:val="0"/>
                <w:bCs w:val="0"/>
                <w:i w:val="0"/>
                <w:iCs w:val="0"/>
                <w:smallCaps w:val="0"/>
                <w:strike w:val="0"/>
                <w:color w:val="000000"/>
                <w:sz w:val="26"/>
                <w:szCs w:val="26"/>
                <w:u w:val="none"/>
                <w:shd w:fill="auto" w:val="clear"/>
                <w:vertAlign w:val="baseline"/>
              </w:rPr>
            </w:rPrChange>
          </w:rPr>
          <w:t xml:space="preserve">tk</w:t>
        </w:r>
      </w:ins>
      <w:del w:author="Jennifer C. Lena" w:id="26" w:date="2018-05-23T14:04:14Z">
        <w:r w:rsidDel="00000000" w:rsidR="00000000" w:rsidRPr="00000000">
          <w:rPr>
            <w:rtl w:val="0"/>
            <w:rPrChange w:author="Jennifer C. Lena" w:id="27" w:date="2018-05-23T14:04:14Z">
              <w:rPr>
                <w:rFonts w:ascii="Garamond" w:cs="Garamond" w:eastAsia="Garamond" w:hAnsi="Garamond"/>
                <w:b w:val="0"/>
                <w:bCs w:val="0"/>
                <w:i w:val="0"/>
                <w:iCs w:val="0"/>
                <w:smallCaps w:val="0"/>
                <w:strike w:val="0"/>
                <w:color w:val="000000"/>
                <w:sz w:val="26"/>
                <w:szCs w:val="26"/>
                <w:u w:val="none"/>
                <w:shd w:fill="auto" w:val="clear"/>
                <w:vertAlign w:val="baseline"/>
              </w:rPr>
            </w:rPrChange>
          </w:rPr>
          <w:delText xml:space="preserve">Omnivorous</w:delText>
        </w:r>
      </w:del>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Generation of art consumers, and facilitating a moment of great institutional change in which the artistic canon expanded our access to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real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American character. </w:t>
      </w:r>
    </w:p>
    <w:p w:rsidR="00000000" w:rsidDel="00000000" w:rsidP="00000000" w:rsidRDefault="00000000" w:rsidRPr="00000000" w14:paraId="00000095">
      <w:pPr>
        <w:pStyle w:val="Title"/>
        <w:pageBreakBefore w:val="0"/>
        <w:rPr/>
      </w:pPr>
      <w:bookmarkStart w:colFirst="0" w:colLast="0" w:name="_bimtpizgsemp" w:id="38"/>
      <w:bookmarkEnd w:id="38"/>
      <w:r w:rsidDel="00000000" w:rsidR="00000000" w:rsidRPr="00000000">
        <w:rPr>
          <w:rtl w:val="0"/>
        </w:rPr>
      </w:r>
    </w:p>
    <w:p w:rsidR="00000000" w:rsidDel="00000000" w:rsidP="00000000" w:rsidRDefault="00000000" w:rsidRPr="00000000" w14:paraId="00000096">
      <w:pPr>
        <w:pStyle w:val="Title"/>
        <w:pageBreakBefore w:val="0"/>
        <w:rPr/>
      </w:pPr>
      <w:bookmarkStart w:colFirst="0" w:colLast="0" w:name="_df24p6ummikv" w:id="39"/>
      <w:bookmarkEnd w:id="39"/>
      <w:r w:rsidDel="00000000" w:rsidR="00000000" w:rsidRPr="00000000">
        <w:br w:type="page"/>
      </w:r>
      <w:r w:rsidDel="00000000" w:rsidR="00000000" w:rsidRPr="00000000">
        <w:rPr>
          <w:rtl w:val="0"/>
        </w:rPr>
      </w:r>
    </w:p>
    <w:p w:rsidR="00000000" w:rsidDel="00000000" w:rsidP="00000000" w:rsidRDefault="00000000" w:rsidRPr="00000000" w14:paraId="00000097">
      <w:pPr>
        <w:pStyle w:val="Title"/>
        <w:pageBreakBefore w:val="0"/>
        <w:rPr/>
      </w:pPr>
      <w:bookmarkStart w:colFirst="0" w:colLast="0" w:name="_41mghml" w:id="40"/>
      <w:bookmarkEnd w:id="40"/>
      <w:r w:rsidDel="00000000" w:rsidR="00000000" w:rsidRPr="00000000">
        <w:rPr>
          <w:rtl w:val="0"/>
        </w:rPr>
        <w:t xml:space="preserve">Appendix </w:t>
      </w:r>
    </w:p>
    <w:p w:rsidR="00000000" w:rsidDel="00000000" w:rsidP="00000000" w:rsidRDefault="00000000" w:rsidRPr="00000000" w14:paraId="00000098">
      <w:pPr>
        <w:pStyle w:val="Heading1"/>
        <w:pageBreakBefore w:val="0"/>
        <w:rPr/>
      </w:pPr>
      <w:bookmarkStart w:colFirst="0" w:colLast="0" w:name="_sxnyyjj8oj2d" w:id="41"/>
      <w:bookmarkEnd w:id="41"/>
      <w:r w:rsidDel="00000000" w:rsidR="00000000" w:rsidRPr="00000000">
        <w:rPr>
          <w:rtl w:val="0"/>
        </w:rPr>
        <w:t xml:space="preserve">1.0 Sensitivity to Functional Form of the Age Effect</w:t>
      </w:r>
    </w:p>
    <w:p w:rsidR="00000000" w:rsidDel="00000000" w:rsidP="00000000" w:rsidRDefault="00000000" w:rsidRPr="00000000" w14:paraId="00000099">
      <w:pPr>
        <w:pageBreakBefore w:val="0"/>
        <w:rPr/>
      </w:pPr>
      <w:r w:rsidDel="00000000" w:rsidR="00000000" w:rsidRPr="00000000">
        <w:rPr>
          <w:rtl w:val="0"/>
        </w:rPr>
        <w:t xml:space="preserve">As noted above, the age-period-cohort problem is ultimately one of perfect co-linearity between three pieces of information, and there are no assumption-free ways of resolving that co-linearity. The HAPC framework provides one way of tackling the issue while making reasonable, sociological assumptions (e.g. treating cohort as generational “groups”). However, since we want to draw substantively meaningful empirical conclusions from this analysis, the reader may wonder how sensible such conclusions are to the analytic choices embedded in the method. One such assumption is how to specify the functional form of the age effect. Here the analyst can choose between parametric (e.g. linear, quadratic, cubic) or fully nonparametric (age entered as a series of dummy variables coding for age groups) approaches. One worry is that a given set of cohort effects are not robust to these set of choices. </w:t>
      </w:r>
    </w:p>
    <w:p w:rsidR="00000000" w:rsidDel="00000000" w:rsidP="00000000" w:rsidRDefault="00000000" w:rsidRPr="00000000" w14:paraId="0000009A">
      <w:pPr>
        <w:pageBreakBefore w:val="0"/>
        <w:rPr/>
      </w:pPr>
      <w:r w:rsidDel="00000000" w:rsidR="00000000" w:rsidRPr="00000000">
        <w:rPr>
          <w:rtl w:val="0"/>
        </w:rPr>
        <w:t xml:space="preserve">To ascertain whether our results are robust to this issue, we estimate four HAPC models fixing the cohort definition to group defined by four-year intervals (as we note above our results are robust to various ways of defining cohort group size), with different specifications of the age effect: Linear, quadratic, cubic, and non-parametric (a series of dummy variables coding for five-year age groups). The results are shown in Figure 5. As the figure shows, the overall estimate of the </w:t>
      </w:r>
      <w:r w:rsidDel="00000000" w:rsidR="00000000" w:rsidRPr="00000000">
        <w:rPr>
          <w:i w:val="1"/>
          <w:iCs w:val="1"/>
          <w:rtl w:val="0"/>
        </w:rPr>
        <w:t xml:space="preserve">size</w:t>
      </w:r>
      <w:r w:rsidDel="00000000" w:rsidR="00000000" w:rsidRPr="00000000">
        <w:rPr>
          <w:rtl w:val="0"/>
        </w:rPr>
        <w:t xml:space="preserve"> of the cohort effect is sensitive to the functional specification of the age effect. However, the overall </w:t>
      </w:r>
      <w:r w:rsidDel="00000000" w:rsidR="00000000" w:rsidRPr="00000000">
        <w:rPr>
          <w:i w:val="1"/>
          <w:iCs w:val="1"/>
          <w:rtl w:val="0"/>
        </w:rPr>
        <w:t xml:space="preserve">pattern</w:t>
      </w:r>
      <w:r w:rsidDel="00000000" w:rsidR="00000000" w:rsidRPr="00000000">
        <w:rPr>
          <w:rtl w:val="0"/>
        </w:rPr>
        <w:t xml:space="preserve"> of results (with cohort groups born between 1930 and 1950 being the most likely to display positive deviations from the average) is the same regardless of the functional form of the age effect chosen. The linear (and to some extent quadratic) specifications provide less conservative estimates of the size of the cohort effect, while the cubic and non-parametric versions drive the magnitude of the cohort effect downward and thus provide a more conservative estimate. Because the cubic specification combines the parsimony of a parametric specification with the capacity to provide more conservative estimates, we chose it as our go to specification in the results reported in the main text. </w:t>
      </w:r>
    </w:p>
    <w:p w:rsidR="00000000" w:rsidDel="00000000" w:rsidP="00000000" w:rsidRDefault="00000000" w:rsidRPr="00000000" w14:paraId="0000009B">
      <w:pPr>
        <w:pStyle w:val="Heading1"/>
        <w:pageBreakBefore w:val="0"/>
        <w:rPr/>
      </w:pPr>
      <w:bookmarkStart w:colFirst="0" w:colLast="0" w:name="_3fwokq0" w:id="42"/>
      <w:bookmarkEnd w:id="42"/>
      <w:r w:rsidDel="00000000" w:rsidR="00000000" w:rsidRPr="00000000">
        <w:rPr>
          <w:rtl w:val="0"/>
        </w:rPr>
        <w:t xml:space="preserve">2.0 Was the Omnivorous Generation More Likely to Have Higher Levels of Early Exposure to the Arts?</w:t>
      </w:r>
    </w:p>
    <w:p w:rsidR="00000000" w:rsidDel="00000000" w:rsidP="00000000" w:rsidRDefault="00000000" w:rsidRPr="00000000" w14:paraId="0000009C">
      <w:pPr>
        <w:pageBreakBefore w:val="0"/>
        <w:rPr/>
      </w:pPr>
      <w:r w:rsidDel="00000000" w:rsidR="00000000" w:rsidRPr="00000000">
        <w:rPr>
          <w:rtl w:val="0"/>
        </w:rP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sidDel="00000000" w:rsidR="00000000" w:rsidRPr="00000000">
        <w:rPr>
          <w:i w:val="1"/>
          <w:iCs w:val="1"/>
          <w:rtl w:val="0"/>
        </w:rPr>
        <w:t xml:space="preserve">potential</w:t>
      </w:r>
      <w:r w:rsidDel="00000000" w:rsidR="00000000" w:rsidRPr="00000000">
        <w:rPr>
          <w:rtl w:val="0"/>
        </w:rPr>
        <w:t xml:space="preserve"> to have greater exposure to the arts. Is there direct evidence for this exposure? </w:t>
      </w:r>
    </w:p>
    <w:p w:rsidR="00000000" w:rsidDel="00000000" w:rsidP="00000000" w:rsidRDefault="00000000" w:rsidRPr="00000000" w14:paraId="0000009D">
      <w:pPr>
        <w:pageBreakBefore w:val="0"/>
        <w:rPr/>
      </w:pPr>
      <w:r w:rsidDel="00000000" w:rsidR="00000000" w:rsidRPr="00000000">
        <w:rPr>
          <w:rtl w:val="0"/>
        </w:rPr>
        <w:t xml:space="preserve">The 1973 Americans and the Arts survey (fielded by the National Research Center of the Arts) contained a series of items in which interviewees were asked about their level of exposure to the arts when they were growing up.</w:t>
      </w:r>
      <w:r w:rsidDel="00000000" w:rsidR="00000000" w:rsidRPr="00000000">
        <w:rPr>
          <w:vertAlign w:val="superscript"/>
        </w:rPr>
        <w:footnoteReference w:customMarkFollows="0" w:id="13"/>
      </w:r>
      <w:r w:rsidDel="00000000" w:rsidR="00000000" w:rsidRPr="00000000">
        <w:rPr>
          <w:rtl w:val="0"/>
        </w:rPr>
        <w:t xml:space="preserve"> Respondents were selected via a multistage, cluster random sampling design; thus, when weighted, the data are representative of the U.S. population at the time.</w:t>
      </w:r>
      <w:r w:rsidDel="00000000" w:rsidR="00000000" w:rsidRPr="00000000">
        <w:rPr>
          <w:vertAlign w:val="superscript"/>
        </w:rPr>
        <w:footnoteReference w:customMarkFollows="0" w:id="14"/>
      </w:r>
      <w:r w:rsidDel="00000000" w:rsidR="00000000" w:rsidRPr="00000000">
        <w:rPr>
          <w:rtl w:val="0"/>
        </w:rPr>
        <w:t xml:space="preserve"> </w:t>
      </w:r>
    </w:p>
    <w:p w:rsidR="00000000" w:rsidDel="00000000" w:rsidP="00000000" w:rsidRDefault="00000000" w:rsidRPr="00000000" w14:paraId="0000009E">
      <w:pPr>
        <w:pageBreakBefore w:val="0"/>
        <w:rPr/>
      </w:pPr>
      <w:r w:rsidDel="00000000" w:rsidR="00000000" w:rsidRPr="00000000">
        <w:rPr>
          <w:rtl w:val="0"/>
        </w:rPr>
        <w:t xml:space="preserve">Respondents were asked:</w:t>
      </w:r>
    </w:p>
    <w:p w:rsidR="00000000" w:rsidDel="00000000" w:rsidP="00000000" w:rsidRDefault="00000000" w:rsidRPr="00000000" w14:paraId="0000009F">
      <w:pPr>
        <w:pageBreakBefore w:val="0"/>
        <w:rPr/>
      </w:pPr>
      <w:r w:rsidDel="00000000" w:rsidR="00000000" w:rsidRPr="00000000">
        <w:rPr>
          <w:i w:val="1"/>
          <w:iCs w:val="1"/>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The survey (</w:t>
      </w:r>
      <w:r w:rsidDel="00000000" w:rsidR="00000000" w:rsidRPr="00000000">
        <w:rPr>
          <w:i w:val="1"/>
          <w:iCs w:val="1"/>
          <w:rtl w:val="0"/>
        </w:rPr>
        <w:t xml:space="preserve">N </w:t>
      </w:r>
      <w:r w:rsidDel="00000000" w:rsidR="00000000" w:rsidRPr="00000000">
        <w:rPr>
          <w:rtl w:val="0"/>
        </w:rP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w:t>
      </w:r>
    </w:p>
    <w:p w:rsidR="00000000" w:rsidDel="00000000" w:rsidP="00000000" w:rsidRDefault="00000000" w:rsidRPr="00000000" w14:paraId="000000A1">
      <w:pPr>
        <w:pageBreakBefore w:val="0"/>
        <w:rPr/>
      </w:pPr>
      <w:r w:rsidDel="00000000" w:rsidR="00000000" w:rsidRPr="00000000">
        <w:rPr>
          <w:rtl w:val="0"/>
        </w:rPr>
        <w:t xml:space="preserve">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rsidR="00000000" w:rsidDel="00000000" w:rsidP="00000000" w:rsidRDefault="00000000" w:rsidRPr="00000000" w14:paraId="000000A2">
      <w:pPr>
        <w:pageBreakBefore w:val="0"/>
        <w:ind w:firstLine="0"/>
        <w:rPr/>
      </w:pPr>
      <w:r w:rsidDel="00000000" w:rsidR="00000000" w:rsidRPr="00000000">
        <w:rPr>
          <w:rtl w:val="0"/>
        </w:rPr>
      </w:r>
    </w:p>
    <w:p w:rsidR="00000000" w:rsidDel="00000000" w:rsidP="00000000" w:rsidRDefault="00000000" w:rsidRPr="00000000" w14:paraId="000000A3">
      <w:pPr>
        <w:pageBreakBefore w:val="0"/>
        <w:jc w:val="center"/>
        <w:rPr/>
      </w:pPr>
      <w:r w:rsidDel="00000000" w:rsidR="00000000" w:rsidRPr="00000000">
        <w:rPr>
          <w:rtl w:val="0"/>
        </w:rPr>
        <w:t xml:space="preserve">[Figure 6  About Here]</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As Figure 6 shows, our results provide strong support for the contention that members of the Omnivorous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A6">
      <w:pPr>
        <w:pageBreakBefore w:val="0"/>
        <w:rPr/>
      </w:pPr>
      <w:r w:rsidDel="00000000" w:rsidR="00000000" w:rsidRPr="00000000">
        <w:rPr>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Note that only Ballet and Opera demonstrated more equivocal results, and these are precisely the activities in the SPPA that also demonstrate the weakest evidence for generational effects. Overall, cross-cohort differences in early exposure can be observed for every other art activity, always favoring the omnivorous generation over their pre-1930 predecessors.</w:t>
      </w:r>
      <w:r w:rsidDel="00000000" w:rsidR="00000000" w:rsidRPr="00000000">
        <w:rPr>
          <w:vertAlign w:val="superscript"/>
        </w:rPr>
        <w:footnoteReference w:customMarkFollows="0" w:id="15"/>
      </w:r>
      <w:r w:rsidDel="00000000" w:rsidR="00000000" w:rsidRPr="00000000">
        <w:rPr>
          <w:rtl w:val="0"/>
        </w:rPr>
        <w:t xml:space="preserve">In all, these results provide strong corroborating information for the underlying mechanisms suggested by the historical analysis presented above. </w:t>
      </w:r>
    </w:p>
    <w:p w:rsidR="00000000" w:rsidDel="00000000" w:rsidP="00000000" w:rsidRDefault="00000000" w:rsidRPr="00000000" w14:paraId="000000A7">
      <w:pPr>
        <w:pStyle w:val="Heading1"/>
        <w:pageBreakBefore w:val="0"/>
        <w:rPr/>
      </w:pPr>
      <w:bookmarkStart w:colFirst="0" w:colLast="0" w:name="_3g3mhqrupm8x" w:id="43"/>
      <w:bookmarkEnd w:id="43"/>
      <w:r w:rsidDel="00000000" w:rsidR="00000000" w:rsidRPr="00000000">
        <w:rPr>
          <w:rtl w:val="0"/>
        </w:rPr>
      </w:r>
    </w:p>
    <w:p w:rsidR="00000000" w:rsidDel="00000000" w:rsidP="00000000" w:rsidRDefault="00000000" w:rsidRPr="00000000" w14:paraId="000000A8">
      <w:pPr>
        <w:pStyle w:val="Heading1"/>
        <w:pageBreakBefore w:val="0"/>
        <w:rPr/>
      </w:pPr>
      <w:bookmarkStart w:colFirst="0" w:colLast="0" w:name="_k4c3ntfrr0m0" w:id="44"/>
      <w:bookmarkEnd w:id="44"/>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pageBreakBefore w:val="0"/>
        <w:rPr/>
      </w:pPr>
      <w:bookmarkStart w:colFirst="0" w:colLast="0" w:name="_1v1yuxt" w:id="45"/>
      <w:bookmarkEnd w:id="45"/>
      <w:r w:rsidDel="00000000" w:rsidR="00000000" w:rsidRPr="00000000">
        <w:rPr>
          <w:rtl w:val="0"/>
        </w:rPr>
        <w:t xml:space="preserve">References</w:t>
      </w:r>
    </w:p>
    <w:p w:rsidR="00000000" w:rsidDel="00000000" w:rsidP="00000000" w:rsidRDefault="00000000" w:rsidRPr="00000000" w14:paraId="000000AA">
      <w:pPr>
        <w:pStyle w:val="Heading6"/>
        <w:keepNext w:val="0"/>
        <w:keepLines w:val="0"/>
        <w:pageBreakBefore w:val="0"/>
        <w:spacing w:after="0" w:lineRule="auto"/>
        <w:ind w:left="720"/>
        <w:jc w:val="both"/>
        <w:rPr/>
      </w:pPr>
      <w:bookmarkStart w:colFirst="0" w:colLast="0" w:name="_4f1mdlm" w:id="46"/>
      <w:bookmarkEnd w:id="46"/>
      <w:r w:rsidDel="00000000" w:rsidR="00000000" w:rsidRPr="00000000">
        <w:rPr>
          <w:rFonts w:ascii="Garamond" w:cs="Garamond" w:eastAsia="Garamond" w:hAnsi="Garamond"/>
          <w:color w:val="000000"/>
          <w:sz w:val="26"/>
          <w:szCs w:val="26"/>
          <w:rtl w:val="0"/>
        </w:rPr>
        <w:t xml:space="preserve">Abbott, Andrew. 2016. “The Historicality of Individuals.” Pp. 3-15 in </w:t>
      </w:r>
      <w:r w:rsidDel="00000000" w:rsidR="00000000" w:rsidRPr="00000000">
        <w:rPr>
          <w:rFonts w:ascii="Garamond" w:cs="Garamond" w:eastAsia="Garamond" w:hAnsi="Garamond"/>
          <w:i w:val="1"/>
          <w:iCs w:val="1"/>
          <w:color w:val="000000"/>
          <w:sz w:val="26"/>
          <w:szCs w:val="26"/>
          <w:rtl w:val="0"/>
        </w:rPr>
        <w:t xml:space="preserve">Processual Sociology.</w:t>
      </w:r>
      <w:r w:rsidDel="00000000" w:rsidR="00000000" w:rsidRPr="00000000">
        <w:rPr>
          <w:rFonts w:ascii="Garamond" w:cs="Garamond" w:eastAsia="Garamond" w:hAnsi="Garamond"/>
          <w:color w:val="000000"/>
          <w:sz w:val="26"/>
          <w:szCs w:val="26"/>
          <w:rtl w:val="0"/>
        </w:rPr>
        <w:t xml:space="preserve"> University of Chicago Press.</w:t>
      </w:r>
      <w:r w:rsidDel="00000000" w:rsidR="00000000" w:rsidRPr="00000000">
        <w:rPr>
          <w:rtl w:val="0"/>
        </w:rPr>
      </w:r>
    </w:p>
    <w:p w:rsidR="00000000" w:rsidDel="00000000" w:rsidP="00000000" w:rsidRDefault="00000000" w:rsidRPr="00000000" w14:paraId="000000AB">
      <w:pPr>
        <w:pStyle w:val="Heading6"/>
        <w:keepNext w:val="0"/>
        <w:keepLines w:val="0"/>
        <w:pageBreakBefore w:val="0"/>
        <w:spacing w:after="0" w:lineRule="auto"/>
        <w:ind w:left="720"/>
        <w:jc w:val="both"/>
        <w:rPr/>
      </w:pPr>
      <w:bookmarkStart w:colFirst="0" w:colLast="0" w:name="_2u6wntf" w:id="47"/>
      <w:bookmarkEnd w:id="47"/>
      <w:r w:rsidDel="00000000" w:rsidR="00000000" w:rsidRPr="00000000">
        <w:rPr>
          <w:rFonts w:ascii="Garamond" w:cs="Garamond" w:eastAsia="Garamond" w:hAnsi="Garamond"/>
          <w:color w:val="000000"/>
          <w:sz w:val="26"/>
          <w:szCs w:val="26"/>
          <w:rtl w:val="0"/>
        </w:rPr>
        <w:t xml:space="preserve">Alexander, Victoria D. 1996. “Pictures at an Exhibition: Conflicting Pressures in Museums and the Display of Art.”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101 (4): 797-839.</w:t>
      </w:r>
      <w:r w:rsidDel="00000000" w:rsidR="00000000" w:rsidRPr="00000000">
        <w:rPr>
          <w:rtl w:val="0"/>
        </w:rPr>
      </w:r>
    </w:p>
    <w:p w:rsidR="00000000" w:rsidDel="00000000" w:rsidP="00000000" w:rsidRDefault="00000000" w:rsidRPr="00000000" w14:paraId="000000AC">
      <w:pPr>
        <w:pStyle w:val="Heading6"/>
        <w:keepNext w:val="0"/>
        <w:keepLines w:val="0"/>
        <w:pageBreakBefore w:val="0"/>
        <w:spacing w:after="0" w:lineRule="auto"/>
        <w:ind w:left="720"/>
        <w:jc w:val="both"/>
        <w:rPr/>
      </w:pPr>
      <w:bookmarkStart w:colFirst="0" w:colLast="0" w:name="_19c6y18" w:id="48"/>
      <w:bookmarkEnd w:id="48"/>
      <w:r w:rsidDel="00000000" w:rsidR="00000000" w:rsidRPr="00000000">
        <w:rPr>
          <w:rFonts w:ascii="Garamond" w:cs="Garamond" w:eastAsia="Garamond" w:hAnsi="Garamond"/>
          <w:color w:val="000000"/>
          <w:sz w:val="26"/>
          <w:szCs w:val="26"/>
          <w:rtl w:val="0"/>
        </w:rPr>
        <w:t xml:space="preserve">Alexander, Victoria D. 2008. “Cultural organizations and the state: art and state support in contemporary Britain.”</w:t>
      </w:r>
      <w:r w:rsidDel="00000000" w:rsidR="00000000" w:rsidRPr="00000000">
        <w:rPr>
          <w:rFonts w:ascii="Garamond" w:cs="Garamond" w:eastAsia="Garamond" w:hAnsi="Garamond"/>
          <w:i w:val="1"/>
          <w:iCs w:val="1"/>
          <w:color w:val="000000"/>
          <w:sz w:val="26"/>
          <w:szCs w:val="26"/>
          <w:rtl w:val="0"/>
        </w:rPr>
        <w:t xml:space="preserve"> Sociology Compass</w:t>
      </w:r>
      <w:r w:rsidDel="00000000" w:rsidR="00000000" w:rsidRPr="00000000">
        <w:rPr>
          <w:rFonts w:ascii="Garamond" w:cs="Garamond" w:eastAsia="Garamond" w:hAnsi="Garamond"/>
          <w:color w:val="000000"/>
          <w:sz w:val="26"/>
          <w:szCs w:val="26"/>
          <w:rtl w:val="0"/>
        </w:rPr>
        <w:t xml:space="preserve"> 2(5): 1416-1430.</w:t>
      </w:r>
      <w:r w:rsidDel="00000000" w:rsidR="00000000" w:rsidRPr="00000000">
        <w:rPr>
          <w:rtl w:val="0"/>
        </w:rPr>
      </w:r>
    </w:p>
    <w:p w:rsidR="00000000" w:rsidDel="00000000" w:rsidP="00000000" w:rsidRDefault="00000000" w:rsidRPr="00000000" w14:paraId="000000AD">
      <w:pPr>
        <w:pStyle w:val="Heading6"/>
        <w:keepNext w:val="0"/>
        <w:keepLines w:val="0"/>
        <w:pageBreakBefore w:val="0"/>
        <w:spacing w:after="0" w:lineRule="auto"/>
        <w:ind w:left="720"/>
        <w:jc w:val="both"/>
        <w:rPr/>
      </w:pPr>
      <w:bookmarkStart w:colFirst="0" w:colLast="0" w:name="_3tbugp1" w:id="49"/>
      <w:bookmarkEnd w:id="49"/>
      <w:r w:rsidDel="00000000" w:rsidR="00000000" w:rsidRPr="00000000">
        <w:rPr>
          <w:rFonts w:ascii="Garamond" w:cs="Garamond" w:eastAsia="Garamond" w:hAnsi="Garamond"/>
          <w:color w:val="000000"/>
          <w:sz w:val="26"/>
          <w:szCs w:val="26"/>
          <w:rtl w:val="0"/>
        </w:rPr>
        <w:t xml:space="preserve">Alexander, Victoria D. and Marilyn Rueschemeyer 2005. </w:t>
      </w:r>
      <w:r w:rsidDel="00000000" w:rsidR="00000000" w:rsidRPr="00000000">
        <w:rPr>
          <w:rFonts w:ascii="Garamond" w:cs="Garamond" w:eastAsia="Garamond" w:hAnsi="Garamond"/>
          <w:i w:val="1"/>
          <w:iCs w:val="1"/>
          <w:color w:val="000000"/>
          <w:sz w:val="26"/>
          <w:szCs w:val="26"/>
          <w:rtl w:val="0"/>
        </w:rPr>
        <w:t xml:space="preserve">Art and the State: The Visual Arts in Comparative Perspective</w:t>
      </w:r>
      <w:r w:rsidDel="00000000" w:rsidR="00000000" w:rsidRPr="00000000">
        <w:rPr>
          <w:rFonts w:ascii="Garamond" w:cs="Garamond" w:eastAsia="Garamond" w:hAnsi="Garamond"/>
          <w:color w:val="000000"/>
          <w:sz w:val="26"/>
          <w:szCs w:val="26"/>
          <w:rtl w:val="0"/>
        </w:rPr>
        <w:t xml:space="preserve">. London: Palgrave Macmillan.</w:t>
      </w:r>
      <w:r w:rsidDel="00000000" w:rsidR="00000000" w:rsidRPr="00000000">
        <w:rPr>
          <w:rtl w:val="0"/>
        </w:rPr>
      </w:r>
    </w:p>
    <w:p w:rsidR="00000000" w:rsidDel="00000000" w:rsidP="00000000" w:rsidRDefault="00000000" w:rsidRPr="00000000" w14:paraId="000000AE">
      <w:pPr>
        <w:pStyle w:val="Heading6"/>
        <w:keepNext w:val="0"/>
        <w:keepLines w:val="0"/>
        <w:pageBreakBefore w:val="0"/>
        <w:spacing w:after="0" w:lineRule="auto"/>
        <w:ind w:left="720"/>
        <w:jc w:val="both"/>
        <w:rPr/>
      </w:pPr>
      <w:bookmarkStart w:colFirst="0" w:colLast="0" w:name="_28h4qwu" w:id="50"/>
      <w:bookmarkEnd w:id="50"/>
      <w:r w:rsidDel="00000000" w:rsidR="00000000" w:rsidRPr="00000000">
        <w:rPr>
          <w:rFonts w:ascii="Garamond" w:cs="Garamond" w:eastAsia="Garamond" w:hAnsi="Garamond"/>
          <w:color w:val="000000"/>
          <w:sz w:val="26"/>
          <w:szCs w:val="26"/>
          <w:rtl w:val="0"/>
        </w:rPr>
        <w:t xml:space="preserve">Allen, Michael Patrick, and Anne E Lincoln. 2004. “Critical Discourse and the Cultural Consecration of American Films.”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82: 871-894.</w:t>
      </w:r>
      <w:r w:rsidDel="00000000" w:rsidR="00000000" w:rsidRPr="00000000">
        <w:rPr>
          <w:rtl w:val="0"/>
        </w:rPr>
      </w:r>
    </w:p>
    <w:p w:rsidR="00000000" w:rsidDel="00000000" w:rsidP="00000000" w:rsidRDefault="00000000" w:rsidRPr="00000000" w14:paraId="000000AF">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Appadurai, Arjun. 1996. </w:t>
      </w:r>
      <w:r w:rsidDel="00000000" w:rsidR="00000000" w:rsidRPr="00000000">
        <w:rPr>
          <w:rFonts w:ascii="Garamond" w:cs="Garamond" w:eastAsia="Garamond" w:hAnsi="Garamond"/>
          <w:i w:val="1"/>
          <w:iCs w:val="1"/>
          <w:color w:val="000000"/>
          <w:sz w:val="26"/>
          <w:szCs w:val="26"/>
          <w:rtl w:val="0"/>
        </w:rPr>
        <w:t xml:space="preserve">Modernity at Large: Cultural Dimensions of Globalization</w:t>
      </w:r>
      <w:r w:rsidDel="00000000" w:rsidR="00000000" w:rsidRPr="00000000">
        <w:rPr>
          <w:rFonts w:ascii="Garamond" w:cs="Garamond" w:eastAsia="Garamond" w:hAnsi="Garamond"/>
          <w:color w:val="000000"/>
          <w:sz w:val="26"/>
          <w:szCs w:val="26"/>
          <w:rtl w:val="0"/>
        </w:rPr>
        <w:t xml:space="preserve">. University of Minnesota Press.</w:t>
      </w:r>
      <w:r w:rsidDel="00000000" w:rsidR="00000000" w:rsidRPr="00000000">
        <w:rPr>
          <w:rtl w:val="0"/>
        </w:rPr>
      </w:r>
    </w:p>
    <w:p w:rsidR="00000000" w:rsidDel="00000000" w:rsidP="00000000" w:rsidRDefault="00000000" w:rsidRPr="00000000" w14:paraId="000000B0">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Bacon, Mardges. 2005. “Modernism and the Vernacular at the Museum of Modern Art, New York.” Pp. 25-52 in V</w:t>
      </w:r>
      <w:r w:rsidDel="00000000" w:rsidR="00000000" w:rsidRPr="00000000">
        <w:rPr>
          <w:rFonts w:ascii="Garamond" w:cs="Garamond" w:eastAsia="Garamond" w:hAnsi="Garamond"/>
          <w:i w:val="1"/>
          <w:iCs w:val="1"/>
          <w:color w:val="000000"/>
          <w:sz w:val="26"/>
          <w:szCs w:val="26"/>
          <w:rtl w:val="0"/>
        </w:rPr>
        <w:t xml:space="preserve">ernacular Modernism: Heimat, Globalization, and the Built Environment</w:t>
      </w:r>
      <w:r w:rsidDel="00000000" w:rsidR="00000000" w:rsidRPr="00000000">
        <w:rPr>
          <w:rFonts w:ascii="Garamond" w:cs="Garamond" w:eastAsia="Garamond" w:hAnsi="Garamond"/>
          <w:color w:val="000000"/>
          <w:sz w:val="26"/>
          <w:szCs w:val="26"/>
          <w:rtl w:val="0"/>
        </w:rPr>
        <w:t xml:space="preserve">, Umbach, Maiken and Bernd Hüppauf (eds.). Stanford: Stanford UP. </w:t>
      </w:r>
      <w:r w:rsidDel="00000000" w:rsidR="00000000" w:rsidRPr="00000000">
        <w:rPr>
          <w:rtl w:val="0"/>
        </w:rPr>
      </w:r>
    </w:p>
    <w:p w:rsidR="00000000" w:rsidDel="00000000" w:rsidP="00000000" w:rsidRDefault="00000000" w:rsidRPr="00000000" w14:paraId="000000B1">
      <w:pPr>
        <w:pStyle w:val="Heading6"/>
        <w:keepNext w:val="0"/>
        <w:keepLines w:val="0"/>
        <w:pageBreakBefore w:val="0"/>
        <w:spacing w:after="0" w:lineRule="auto"/>
        <w:ind w:left="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Baumann, Shyon. 2001. “Intellectualization and Art World Development: Film in the United States.”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66: 404-426.</w:t>
      </w:r>
    </w:p>
    <w:p w:rsidR="00000000" w:rsidDel="00000000" w:rsidP="00000000" w:rsidRDefault="00000000" w:rsidRPr="00000000" w14:paraId="000000B2">
      <w:pPr>
        <w:pStyle w:val="Heading6"/>
        <w:keepNext w:val="0"/>
        <w:keepLines w:val="0"/>
        <w:pageBreakBefore w:val="0"/>
        <w:spacing w:after="0" w:lineRule="auto"/>
        <w:ind w:left="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Bell, Andrew, And Kelvyn Jones. 2014. “Another Futile Quest? A Simulation Study Of Yang And Land's Hierarchical Age-period-cohort Model.” </w:t>
      </w:r>
      <w:r w:rsidDel="00000000" w:rsidR="00000000" w:rsidRPr="00000000">
        <w:rPr>
          <w:rFonts w:ascii="Garamond" w:cs="Garamond" w:eastAsia="Garamond" w:hAnsi="Garamond"/>
          <w:i w:val="1"/>
          <w:iCs w:val="1"/>
          <w:color w:val="000000"/>
          <w:sz w:val="26"/>
          <w:szCs w:val="26"/>
          <w:rtl w:val="0"/>
        </w:rPr>
        <w:t xml:space="preserve">Demographic Research </w:t>
      </w:r>
      <w:r w:rsidDel="00000000" w:rsidR="00000000" w:rsidRPr="00000000">
        <w:rPr>
          <w:rFonts w:ascii="Garamond" w:cs="Garamond" w:eastAsia="Garamond" w:hAnsi="Garamond"/>
          <w:color w:val="000000"/>
          <w:sz w:val="26"/>
          <w:szCs w:val="26"/>
          <w:rtl w:val="0"/>
        </w:rPr>
        <w:t xml:space="preserve">30: 333-360.</w:t>
      </w:r>
    </w:p>
    <w:p w:rsidR="00000000" w:rsidDel="00000000" w:rsidP="00000000" w:rsidRDefault="00000000" w:rsidRPr="00000000" w14:paraId="000000B3">
      <w:pPr>
        <w:pStyle w:val="Heading6"/>
        <w:keepNext w:val="0"/>
        <w:keepLines w:val="0"/>
        <w:pageBreakBefore w:val="0"/>
        <w:spacing w:after="0" w:lineRule="auto"/>
        <w:ind w:left="720"/>
        <w:jc w:val="both"/>
        <w:rPr/>
      </w:pPr>
      <w:bookmarkStart w:colFirst="0" w:colLast="0" w:name="_nmf14n" w:id="51"/>
      <w:bookmarkEnd w:id="51"/>
      <w:r w:rsidDel="00000000" w:rsidR="00000000" w:rsidRPr="00000000">
        <w:rPr>
          <w:rFonts w:ascii="Garamond" w:cs="Garamond" w:eastAsia="Garamond" w:hAnsi="Garamond"/>
          <w:color w:val="000000"/>
          <w:sz w:val="26"/>
          <w:szCs w:val="26"/>
          <w:rtl w:val="0"/>
        </w:rPr>
        <w:t xml:space="preserve">Biddle, George. 1939. </w:t>
      </w:r>
      <w:r w:rsidDel="00000000" w:rsidR="00000000" w:rsidRPr="00000000">
        <w:rPr>
          <w:rFonts w:ascii="Garamond" w:cs="Garamond" w:eastAsia="Garamond" w:hAnsi="Garamond"/>
          <w:i w:val="1"/>
          <w:iCs w:val="1"/>
          <w:color w:val="000000"/>
          <w:sz w:val="26"/>
          <w:szCs w:val="26"/>
          <w:rtl w:val="0"/>
        </w:rPr>
        <w:t xml:space="preserve">An American Artist’s Story</w:t>
      </w:r>
      <w:r w:rsidDel="00000000" w:rsidR="00000000" w:rsidRPr="00000000">
        <w:rPr>
          <w:rFonts w:ascii="Garamond" w:cs="Garamond" w:eastAsia="Garamond" w:hAnsi="Garamond"/>
          <w:color w:val="000000"/>
          <w:sz w:val="26"/>
          <w:szCs w:val="26"/>
          <w:rtl w:val="0"/>
        </w:rPr>
        <w:t xml:space="preserve">. Boston: Little, Brown &amp; Co. </w:t>
      </w:r>
      <w:r w:rsidDel="00000000" w:rsidR="00000000" w:rsidRPr="00000000">
        <w:rPr>
          <w:rtl w:val="0"/>
        </w:rPr>
      </w:r>
    </w:p>
    <w:p w:rsidR="00000000" w:rsidDel="00000000" w:rsidP="00000000" w:rsidRDefault="00000000" w:rsidRPr="00000000" w14:paraId="000000B4">
      <w:pPr>
        <w:pageBreakBefore w:val="0"/>
        <w:ind w:left="720" w:hanging="720"/>
        <w:rPr/>
      </w:pPr>
      <w:r w:rsidDel="00000000" w:rsidR="00000000" w:rsidRPr="00000000">
        <w:rPr>
          <w:rtl w:val="0"/>
        </w:rPr>
        <w:t xml:space="preserve">Bourdieu, Pierre. 1965. </w:t>
      </w:r>
      <w:r w:rsidDel="00000000" w:rsidR="00000000" w:rsidRPr="00000000">
        <w:rPr>
          <w:i w:val="1"/>
          <w:iCs w:val="1"/>
          <w:rtl w:val="0"/>
        </w:rPr>
        <w:t xml:space="preserve">Un Art Moyen: Essai sur les Usages Sociaux de la Photographie</w:t>
      </w:r>
      <w:r w:rsidDel="00000000" w:rsidR="00000000" w:rsidRPr="00000000">
        <w:rPr>
          <w:rtl w:val="0"/>
        </w:rPr>
        <w:t xml:space="preserve">. Paris: Editions de Minuit.</w:t>
      </w:r>
    </w:p>
    <w:p w:rsidR="00000000" w:rsidDel="00000000" w:rsidP="00000000" w:rsidRDefault="00000000" w:rsidRPr="00000000" w14:paraId="000000B5">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Bourdieu, Pierre. 1987. </w:t>
      </w:r>
      <w:r w:rsidDel="00000000" w:rsidR="00000000" w:rsidRPr="00000000">
        <w:rPr>
          <w:rFonts w:ascii="Garamond" w:cs="Garamond" w:eastAsia="Garamond" w:hAnsi="Garamond"/>
          <w:i w:val="1"/>
          <w:iCs w:val="1"/>
          <w:color w:val="000000"/>
          <w:sz w:val="26"/>
          <w:szCs w:val="26"/>
          <w:rtl w:val="0"/>
        </w:rPr>
        <w:t xml:space="preserve">Distinction: A Social Critique of the Judgement of Taste</w:t>
      </w:r>
      <w:r w:rsidDel="00000000" w:rsidR="00000000" w:rsidRPr="00000000">
        <w:rPr>
          <w:rFonts w:ascii="Garamond" w:cs="Garamond" w:eastAsia="Garamond" w:hAnsi="Garamond"/>
          <w:color w:val="000000"/>
          <w:sz w:val="26"/>
          <w:szCs w:val="26"/>
          <w:rtl w:val="0"/>
        </w:rPr>
        <w:t xml:space="preserve">. Cambridge: Harvard UP.</w:t>
      </w:r>
      <w:r w:rsidDel="00000000" w:rsidR="00000000" w:rsidRPr="00000000">
        <w:rPr>
          <w:rtl w:val="0"/>
        </w:rPr>
      </w:r>
    </w:p>
    <w:p w:rsidR="00000000" w:rsidDel="00000000" w:rsidP="00000000" w:rsidRDefault="00000000" w:rsidRPr="00000000" w14:paraId="000000B6">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Bourdieu, Pierre. 1993. </w:t>
      </w:r>
      <w:r w:rsidDel="00000000" w:rsidR="00000000" w:rsidRPr="00000000">
        <w:rPr>
          <w:rFonts w:ascii="Garamond" w:cs="Garamond" w:eastAsia="Garamond" w:hAnsi="Garamond"/>
          <w:i w:val="1"/>
          <w:iCs w:val="1"/>
          <w:color w:val="000000"/>
          <w:sz w:val="26"/>
          <w:szCs w:val="26"/>
          <w:rtl w:val="0"/>
        </w:rPr>
        <w:t xml:space="preserve">The Field of Cultural Production</w:t>
      </w:r>
      <w:r w:rsidDel="00000000" w:rsidR="00000000" w:rsidRPr="00000000">
        <w:rPr>
          <w:rFonts w:ascii="Garamond" w:cs="Garamond" w:eastAsia="Garamond" w:hAnsi="Garamond"/>
          <w:color w:val="000000"/>
          <w:sz w:val="26"/>
          <w:szCs w:val="26"/>
          <w:rtl w:val="0"/>
        </w:rPr>
        <w:t xml:space="preserve">. New York: Columbia University Press. </w:t>
      </w:r>
      <w:r w:rsidDel="00000000" w:rsidR="00000000" w:rsidRPr="00000000">
        <w:rPr>
          <w:rtl w:val="0"/>
        </w:rPr>
      </w:r>
    </w:p>
    <w:p w:rsidR="00000000" w:rsidDel="00000000" w:rsidP="00000000" w:rsidRDefault="00000000" w:rsidRPr="00000000" w14:paraId="000000B7">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Bourdieu, Pierre. 1996. </w:t>
      </w:r>
      <w:r w:rsidDel="00000000" w:rsidR="00000000" w:rsidRPr="00000000">
        <w:rPr>
          <w:rFonts w:ascii="Garamond" w:cs="Garamond" w:eastAsia="Garamond" w:hAnsi="Garamond"/>
          <w:i w:val="1"/>
          <w:iCs w:val="1"/>
          <w:color w:val="000000"/>
          <w:sz w:val="26"/>
          <w:szCs w:val="26"/>
          <w:rtl w:val="0"/>
        </w:rPr>
        <w:t xml:space="preserve">The Rules of Art: Genesis and Structure of the Literary Field</w:t>
      </w:r>
      <w:r w:rsidDel="00000000" w:rsidR="00000000" w:rsidRPr="00000000">
        <w:rPr>
          <w:rFonts w:ascii="Garamond" w:cs="Garamond" w:eastAsia="Garamond" w:hAnsi="Garamond"/>
          <w:color w:val="000000"/>
          <w:sz w:val="26"/>
          <w:szCs w:val="26"/>
          <w:rtl w:val="0"/>
        </w:rPr>
        <w:t xml:space="preserve">. Cambridge, UK: Polity Press.</w:t>
      </w:r>
      <w:r w:rsidDel="00000000" w:rsidR="00000000" w:rsidRPr="00000000">
        <w:rPr>
          <w:rtl w:val="0"/>
        </w:rPr>
      </w:r>
    </w:p>
    <w:p w:rsidR="00000000" w:rsidDel="00000000" w:rsidP="00000000" w:rsidRDefault="00000000" w:rsidRPr="00000000" w14:paraId="000000B8">
      <w:pPr>
        <w:pStyle w:val="Heading6"/>
        <w:keepNext w:val="0"/>
        <w:keepLines w:val="0"/>
        <w:pageBreakBefore w:val="0"/>
        <w:spacing w:after="0" w:lineRule="auto"/>
        <w:ind w:left="720"/>
        <w:jc w:val="both"/>
        <w:rPr/>
      </w:pPr>
      <w:bookmarkStart w:colFirst="0" w:colLast="0" w:name="_37m2jsg" w:id="52"/>
      <w:bookmarkEnd w:id="52"/>
      <w:r w:rsidDel="00000000" w:rsidR="00000000" w:rsidRPr="00000000">
        <w:rPr>
          <w:rFonts w:ascii="Garamond" w:cs="Garamond" w:eastAsia="Garamond" w:hAnsi="Garamond"/>
          <w:color w:val="000000"/>
          <w:sz w:val="26"/>
          <w:szCs w:val="26"/>
          <w:rtl w:val="0"/>
        </w:rPr>
        <w:t xml:space="preserve">Chartrand, H. and C. McCaughey. 1989. “The Arm’s Length Principle and The Arts: An International Perspective--Past, Present, and Future.” In M. Cummings and M. Schuster Eds., </w:t>
      </w:r>
      <w:r w:rsidDel="00000000" w:rsidR="00000000" w:rsidRPr="00000000">
        <w:rPr>
          <w:rFonts w:ascii="Garamond" w:cs="Garamond" w:eastAsia="Garamond" w:hAnsi="Garamond"/>
          <w:i w:val="1"/>
          <w:iCs w:val="1"/>
          <w:color w:val="000000"/>
          <w:sz w:val="26"/>
          <w:szCs w:val="26"/>
          <w:rtl w:val="0"/>
        </w:rPr>
        <w:t xml:space="preserve">Who’s To Pay for the Arts? An International Search for Models of Support</w:t>
      </w:r>
      <w:r w:rsidDel="00000000" w:rsidR="00000000" w:rsidRPr="00000000">
        <w:rPr>
          <w:rFonts w:ascii="Garamond" w:cs="Garamond" w:eastAsia="Garamond" w:hAnsi="Garamond"/>
          <w:color w:val="000000"/>
          <w:sz w:val="26"/>
          <w:szCs w:val="26"/>
          <w:rtl w:val="0"/>
        </w:rPr>
        <w:t xml:space="preserve">. New York: ACA Books.</w:t>
      </w:r>
      <w:r w:rsidDel="00000000" w:rsidR="00000000" w:rsidRPr="00000000">
        <w:rPr>
          <w:rtl w:val="0"/>
        </w:rPr>
      </w:r>
    </w:p>
    <w:p w:rsidR="00000000" w:rsidDel="00000000" w:rsidP="00000000" w:rsidRDefault="00000000" w:rsidRPr="00000000" w14:paraId="000000B9">
      <w:pPr>
        <w:pStyle w:val="Heading6"/>
        <w:keepNext w:val="0"/>
        <w:keepLines w:val="0"/>
        <w:pageBreakBefore w:val="0"/>
        <w:spacing w:after="0" w:lineRule="auto"/>
        <w:ind w:left="720"/>
        <w:jc w:val="both"/>
        <w:rPr/>
      </w:pPr>
      <w:bookmarkStart w:colFirst="0" w:colLast="0" w:name="_1mrcu09" w:id="53"/>
      <w:bookmarkEnd w:id="53"/>
      <w:r w:rsidDel="00000000" w:rsidR="00000000" w:rsidRPr="00000000">
        <w:rPr>
          <w:rFonts w:ascii="Garamond" w:cs="Garamond" w:eastAsia="Garamond" w:hAnsi="Garamond"/>
          <w:color w:val="000000"/>
          <w:sz w:val="26"/>
          <w:szCs w:val="26"/>
          <w:rtl w:val="0"/>
        </w:rPr>
        <w:t xml:space="preserve">Clemens, Elisabeth S, and James M Cook. 1999. “Politics and institutionalism: Explaining durability and change.” </w:t>
      </w:r>
      <w:r w:rsidDel="00000000" w:rsidR="00000000" w:rsidRPr="00000000">
        <w:rPr>
          <w:rFonts w:ascii="Garamond" w:cs="Garamond" w:eastAsia="Garamond" w:hAnsi="Garamond"/>
          <w:i w:val="1"/>
          <w:iCs w:val="1"/>
          <w:color w:val="000000"/>
          <w:sz w:val="26"/>
          <w:szCs w:val="26"/>
          <w:rtl w:val="0"/>
        </w:rPr>
        <w:t xml:space="preserve">Annual Review of Sociology</w:t>
      </w:r>
      <w:r w:rsidDel="00000000" w:rsidR="00000000" w:rsidRPr="00000000">
        <w:rPr>
          <w:rFonts w:ascii="Garamond" w:cs="Garamond" w:eastAsia="Garamond" w:hAnsi="Garamond"/>
          <w:color w:val="000000"/>
          <w:sz w:val="26"/>
          <w:szCs w:val="26"/>
          <w:rtl w:val="0"/>
        </w:rPr>
        <w:t xml:space="preserve"> 25: 441-466.</w:t>
      </w:r>
      <w:r w:rsidDel="00000000" w:rsidR="00000000" w:rsidRPr="00000000">
        <w:rPr>
          <w:rtl w:val="0"/>
        </w:rPr>
      </w:r>
    </w:p>
    <w:p w:rsidR="00000000" w:rsidDel="00000000" w:rsidP="00000000" w:rsidRDefault="00000000" w:rsidRPr="00000000" w14:paraId="000000BA">
      <w:pPr>
        <w:pStyle w:val="Heading6"/>
        <w:keepNext w:val="0"/>
        <w:keepLines w:val="0"/>
        <w:pageBreakBefore w:val="0"/>
        <w:spacing w:after="0" w:lineRule="auto"/>
        <w:ind w:left="720"/>
        <w:jc w:val="both"/>
        <w:rPr/>
      </w:pPr>
      <w:bookmarkStart w:colFirst="0" w:colLast="0" w:name="_46r0co2" w:id="54"/>
      <w:bookmarkEnd w:id="54"/>
      <w:r w:rsidDel="00000000" w:rsidR="00000000" w:rsidRPr="00000000">
        <w:rPr>
          <w:rFonts w:ascii="Garamond" w:cs="Garamond" w:eastAsia="Garamond" w:hAnsi="Garamond"/>
          <w:color w:val="000000"/>
          <w:sz w:val="26"/>
          <w:szCs w:val="26"/>
          <w:rtl w:val="0"/>
        </w:rPr>
        <w:t xml:space="preserve">Conner, Lynne. 2008 “In and Out of the Dark: A Theory about Audience Behavior from Sophocles to Spoken Word.” Pp. 103-124 in </w:t>
      </w:r>
      <w:r w:rsidDel="00000000" w:rsidR="00000000" w:rsidRPr="00000000">
        <w:rPr>
          <w:rFonts w:ascii="Garamond" w:cs="Garamond" w:eastAsia="Garamond" w:hAnsi="Garamond"/>
          <w:i w:val="1"/>
          <w:iCs w:val="1"/>
          <w:color w:val="000000"/>
          <w:sz w:val="26"/>
          <w:szCs w:val="26"/>
          <w:rtl w:val="0"/>
        </w:rPr>
        <w:t xml:space="preserve">Engaging Art: The Next Great Transformation of America’s Cultural Life</w:t>
      </w:r>
      <w:r w:rsidDel="00000000" w:rsidR="00000000" w:rsidRPr="00000000">
        <w:rPr>
          <w:rFonts w:ascii="Garamond" w:cs="Garamond" w:eastAsia="Garamond" w:hAnsi="Garamond"/>
          <w:color w:val="000000"/>
          <w:sz w:val="26"/>
          <w:szCs w:val="26"/>
          <w:rtl w:val="0"/>
        </w:rPr>
        <w:t xml:space="preserve">, edited by S. J. Tepper and B. Ivey. New York: Routledge.</w:t>
      </w:r>
      <w:r w:rsidDel="00000000" w:rsidR="00000000" w:rsidRPr="00000000">
        <w:rPr>
          <w:rtl w:val="0"/>
        </w:rPr>
      </w:r>
    </w:p>
    <w:p w:rsidR="00000000" w:rsidDel="00000000" w:rsidP="00000000" w:rsidRDefault="00000000" w:rsidRPr="00000000" w14:paraId="000000BB">
      <w:pPr>
        <w:pStyle w:val="Heading6"/>
        <w:keepNext w:val="0"/>
        <w:keepLines w:val="0"/>
        <w:pageBreakBefore w:val="0"/>
        <w:spacing w:after="0" w:lineRule="auto"/>
        <w:ind w:left="720"/>
        <w:jc w:val="both"/>
        <w:rPr/>
      </w:pPr>
      <w:bookmarkStart w:colFirst="0" w:colLast="0" w:name="_2lwamvv" w:id="55"/>
      <w:bookmarkEnd w:id="55"/>
      <w:r w:rsidDel="00000000" w:rsidR="00000000" w:rsidRPr="00000000">
        <w:rPr>
          <w:rFonts w:ascii="Garamond" w:cs="Garamond" w:eastAsia="Garamond" w:hAnsi="Garamond"/>
          <w:color w:val="000000"/>
          <w:sz w:val="26"/>
          <w:szCs w:val="26"/>
          <w:rtl w:val="0"/>
        </w:rPr>
        <w:t xml:space="preserve">Cowen, Tyler. 2004. “How the United States Funds the Arts.” Washington D.C.: National Endowment for the Arts, Office of Research and Analysis.</w:t>
      </w:r>
      <w:r w:rsidDel="00000000" w:rsidR="00000000" w:rsidRPr="00000000">
        <w:rPr>
          <w:rtl w:val="0"/>
        </w:rPr>
      </w:r>
    </w:p>
    <w:p w:rsidR="00000000" w:rsidDel="00000000" w:rsidP="00000000" w:rsidRDefault="00000000" w:rsidRPr="00000000" w14:paraId="000000BC">
      <w:pPr>
        <w:pStyle w:val="Heading6"/>
        <w:keepNext w:val="0"/>
        <w:keepLines w:val="0"/>
        <w:pageBreakBefore w:val="0"/>
        <w:spacing w:after="0" w:lineRule="auto"/>
        <w:ind w:left="720"/>
        <w:jc w:val="both"/>
        <w:rPr/>
      </w:pPr>
      <w:bookmarkStart w:colFirst="0" w:colLast="0" w:name="_111kx3o" w:id="56"/>
      <w:bookmarkEnd w:id="56"/>
      <w:r w:rsidDel="00000000" w:rsidR="00000000" w:rsidRPr="00000000">
        <w:rPr>
          <w:rFonts w:ascii="Garamond" w:cs="Garamond" w:eastAsia="Garamond" w:hAnsi="Garamond"/>
          <w:color w:val="000000"/>
          <w:sz w:val="26"/>
          <w:szCs w:val="26"/>
          <w:rtl w:val="0"/>
        </w:rPr>
        <w:t xml:space="preserve">Crane, Diana. 1989. </w:t>
      </w:r>
      <w:r w:rsidDel="00000000" w:rsidR="00000000" w:rsidRPr="00000000">
        <w:rPr>
          <w:rFonts w:ascii="Garamond" w:cs="Garamond" w:eastAsia="Garamond" w:hAnsi="Garamond"/>
          <w:i w:val="1"/>
          <w:iCs w:val="1"/>
          <w:color w:val="000000"/>
          <w:sz w:val="26"/>
          <w:szCs w:val="26"/>
          <w:rtl w:val="0"/>
        </w:rPr>
        <w:t xml:space="preserve">The Transformation of the Avant-Garde: The New York Art World, 1940-1985</w:t>
      </w:r>
      <w:r w:rsidDel="00000000" w:rsidR="00000000" w:rsidRPr="00000000">
        <w:rPr>
          <w:rFonts w:ascii="Garamond" w:cs="Garamond" w:eastAsia="Garamond" w:hAnsi="Garamond"/>
          <w:color w:val="000000"/>
          <w:sz w:val="26"/>
          <w:szCs w:val="26"/>
          <w:rtl w:val="0"/>
        </w:rPr>
        <w:t xml:space="preserve">. Chicago: University of Chicago Press.</w:t>
      </w:r>
      <w:r w:rsidDel="00000000" w:rsidR="00000000" w:rsidRPr="00000000">
        <w:rPr>
          <w:rtl w:val="0"/>
        </w:rPr>
      </w:r>
    </w:p>
    <w:p w:rsidR="00000000" w:rsidDel="00000000" w:rsidP="00000000" w:rsidRDefault="00000000" w:rsidRPr="00000000" w14:paraId="000000BD">
      <w:pPr>
        <w:pStyle w:val="Heading6"/>
        <w:keepNext w:val="0"/>
        <w:keepLines w:val="0"/>
        <w:pageBreakBefore w:val="0"/>
        <w:spacing w:after="0" w:lineRule="auto"/>
        <w:ind w:left="720"/>
        <w:jc w:val="both"/>
        <w:rPr/>
      </w:pPr>
      <w:bookmarkStart w:colFirst="0" w:colLast="0" w:name="_3l18frh" w:id="57"/>
      <w:bookmarkEnd w:id="57"/>
      <w:r w:rsidDel="00000000" w:rsidR="00000000" w:rsidRPr="00000000">
        <w:rPr>
          <w:rFonts w:ascii="Garamond" w:cs="Garamond" w:eastAsia="Garamond" w:hAnsi="Garamond"/>
          <w:color w:val="000000"/>
          <w:sz w:val="26"/>
          <w:szCs w:val="26"/>
          <w:rtl w:val="0"/>
        </w:rPr>
        <w:t xml:space="preserve">Daenekindt, Stijn and Henk Roose. 2014. “Social Mobility and Cultural Dissonance.”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42: 82-97.</w:t>
      </w:r>
      <w:r w:rsidDel="00000000" w:rsidR="00000000" w:rsidRPr="00000000">
        <w:rPr>
          <w:rtl w:val="0"/>
        </w:rPr>
      </w:r>
    </w:p>
    <w:p w:rsidR="00000000" w:rsidDel="00000000" w:rsidP="00000000" w:rsidRDefault="00000000" w:rsidRPr="00000000" w14:paraId="000000BE">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DiMaggio, Paul. 1982. “Cultural Entrepreneurship in 19th Century Boston.”  I &amp; II, Media Culture and Society.  4: 33-50, 303-322.</w:t>
      </w:r>
      <w:r w:rsidDel="00000000" w:rsidR="00000000" w:rsidRPr="00000000">
        <w:rPr>
          <w:rtl w:val="0"/>
        </w:rPr>
      </w:r>
    </w:p>
    <w:p w:rsidR="00000000" w:rsidDel="00000000" w:rsidP="00000000" w:rsidRDefault="00000000" w:rsidRPr="00000000" w14:paraId="000000BF">
      <w:pPr>
        <w:pStyle w:val="Heading6"/>
        <w:keepNext w:val="0"/>
        <w:keepLines w:val="0"/>
        <w:pageBreakBefore w:val="0"/>
        <w:spacing w:after="0" w:lineRule="auto"/>
        <w:ind w:left="720"/>
        <w:jc w:val="both"/>
        <w:rPr/>
      </w:pPr>
      <w:bookmarkStart w:colFirst="0" w:colLast="0" w:name="_206ipza" w:id="58"/>
      <w:bookmarkEnd w:id="58"/>
      <w:r w:rsidDel="00000000" w:rsidR="00000000" w:rsidRPr="00000000">
        <w:rPr>
          <w:rFonts w:ascii="Garamond" w:cs="Garamond" w:eastAsia="Garamond" w:hAnsi="Garamond"/>
          <w:color w:val="000000"/>
          <w:sz w:val="26"/>
          <w:szCs w:val="26"/>
          <w:rtl w:val="0"/>
        </w:rPr>
        <w:t xml:space="preserve">DiMaggio, Paul. 1987. “Classification in Art.”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52: 440-55. </w:t>
      </w:r>
      <w:r w:rsidDel="00000000" w:rsidR="00000000" w:rsidRPr="00000000">
        <w:rPr>
          <w:rtl w:val="0"/>
        </w:rPr>
      </w:r>
    </w:p>
    <w:p w:rsidR="00000000" w:rsidDel="00000000" w:rsidP="00000000" w:rsidRDefault="00000000" w:rsidRPr="00000000" w14:paraId="000000C0">
      <w:pPr>
        <w:pStyle w:val="Heading6"/>
        <w:keepNext w:val="0"/>
        <w:keepLines w:val="0"/>
        <w:pageBreakBefore w:val="0"/>
        <w:spacing w:after="0" w:lineRule="auto"/>
        <w:ind w:left="720"/>
        <w:jc w:val="both"/>
        <w:rPr/>
      </w:pPr>
      <w:bookmarkStart w:colFirst="0" w:colLast="0" w:name="_4k668n3" w:id="59"/>
      <w:bookmarkEnd w:id="59"/>
      <w:r w:rsidDel="00000000" w:rsidR="00000000" w:rsidRPr="00000000">
        <w:rPr>
          <w:rFonts w:ascii="Garamond" w:cs="Garamond" w:eastAsia="Garamond" w:hAnsi="Garamond"/>
          <w:color w:val="000000"/>
          <w:sz w:val="26"/>
          <w:szCs w:val="26"/>
          <w:rtl w:val="0"/>
        </w:rPr>
        <w:t xml:space="preserve">DiMaggio, Paul. 1991. Constructing an Organizational Field as a Professional Project: U.s. Art Museums, 1920-1940. Pp. 267-292 in Walter W. Powell and Paul J. DiMaggio (eds.), </w:t>
      </w:r>
      <w:r w:rsidDel="00000000" w:rsidR="00000000" w:rsidRPr="00000000">
        <w:rPr>
          <w:rFonts w:ascii="Garamond" w:cs="Garamond" w:eastAsia="Garamond" w:hAnsi="Garamond"/>
          <w:i w:val="1"/>
          <w:iCs w:val="1"/>
          <w:color w:val="000000"/>
          <w:sz w:val="26"/>
          <w:szCs w:val="26"/>
          <w:rtl w:val="0"/>
        </w:rPr>
        <w:t xml:space="preserve">The New Institutionalism in Organizational Analysis</w:t>
      </w:r>
      <w:r w:rsidDel="00000000" w:rsidR="00000000" w:rsidRPr="00000000">
        <w:rPr>
          <w:rFonts w:ascii="Garamond" w:cs="Garamond" w:eastAsia="Garamond" w:hAnsi="Garamond"/>
          <w:color w:val="000000"/>
          <w:sz w:val="26"/>
          <w:szCs w:val="26"/>
          <w:rtl w:val="0"/>
        </w:rPr>
        <w:t xml:space="preserve">. Chicago, IL: University of Chicago Press.</w:t>
      </w:r>
      <w:r w:rsidDel="00000000" w:rsidR="00000000" w:rsidRPr="00000000">
        <w:rPr>
          <w:rtl w:val="0"/>
        </w:rPr>
      </w:r>
    </w:p>
    <w:p w:rsidR="00000000" w:rsidDel="00000000" w:rsidP="00000000" w:rsidRDefault="00000000" w:rsidRPr="00000000" w14:paraId="000000C1">
      <w:pPr>
        <w:pageBreakBefore w:val="0"/>
        <w:ind w:left="720" w:hanging="720"/>
        <w:rPr/>
      </w:pPr>
      <w:r w:rsidDel="00000000" w:rsidR="00000000" w:rsidRPr="00000000">
        <w:rPr>
          <w:rtl w:val="0"/>
        </w:rPr>
        <w:t xml:space="preserve">DiMaggio, Paul. 2000. “Social Structure, Institutions, and Cultural Goods: The Case of the United States.” Pp. 38-62 in Gigi Bradford, Michael Gary, and Glenn Wallach (eds.), </w:t>
      </w:r>
      <w:r w:rsidDel="00000000" w:rsidR="00000000" w:rsidRPr="00000000">
        <w:rPr>
          <w:i w:val="1"/>
          <w:iCs w:val="1"/>
          <w:rtl w:val="0"/>
        </w:rPr>
        <w:t xml:space="preserve">The Politics of Culture: Policy Perspectives for Individuals, Institutions, and Communities. </w:t>
      </w:r>
      <w:r w:rsidDel="00000000" w:rsidR="00000000" w:rsidRPr="00000000">
        <w:rPr>
          <w:rtl w:val="0"/>
        </w:rPr>
        <w:t xml:space="preserve">New York, NY: The New Press. </w:t>
      </w:r>
    </w:p>
    <w:p w:rsidR="00000000" w:rsidDel="00000000" w:rsidP="00000000" w:rsidRDefault="00000000" w:rsidRPr="00000000" w14:paraId="000000C2">
      <w:pPr>
        <w:pageBreakBefore w:val="0"/>
        <w:ind w:left="720" w:hanging="720"/>
        <w:rPr/>
      </w:pPr>
      <w:r w:rsidDel="00000000" w:rsidR="00000000" w:rsidRPr="00000000">
        <w:rPr>
          <w:rtl w:val="0"/>
        </w:rPr>
        <w:t xml:space="preserve">DiMaggio, Paul, and Michael Useem. 1978. “Cultural Democracy in a Period of Cultural Expansion: The Social Composition of Arts Audiences in the United States.” </w:t>
      </w:r>
      <w:r w:rsidDel="00000000" w:rsidR="00000000" w:rsidRPr="00000000">
        <w:rPr>
          <w:i w:val="1"/>
          <w:iCs w:val="1"/>
          <w:rtl w:val="0"/>
        </w:rPr>
        <w:t xml:space="preserve">Social Problems</w:t>
      </w:r>
      <w:r w:rsidDel="00000000" w:rsidR="00000000" w:rsidRPr="00000000">
        <w:rPr>
          <w:rtl w:val="0"/>
        </w:rPr>
        <w:t xml:space="preserve"> 26: 179-197.</w:t>
      </w:r>
    </w:p>
    <w:p w:rsidR="00000000" w:rsidDel="00000000" w:rsidP="00000000" w:rsidRDefault="00000000" w:rsidRPr="00000000" w14:paraId="000000C3">
      <w:pPr>
        <w:pStyle w:val="Heading6"/>
        <w:keepNext w:val="0"/>
        <w:keepLines w:val="0"/>
        <w:pageBreakBefore w:val="0"/>
        <w:spacing w:after="0" w:lineRule="auto"/>
        <w:ind w:left="720"/>
        <w:jc w:val="both"/>
        <w:rPr/>
      </w:pPr>
      <w:bookmarkStart w:colFirst="0" w:colLast="0" w:name="_2zbgiuw" w:id="60"/>
      <w:bookmarkEnd w:id="60"/>
      <w:r w:rsidDel="00000000" w:rsidR="00000000" w:rsidRPr="00000000">
        <w:rPr>
          <w:rFonts w:ascii="Garamond" w:cs="Garamond" w:eastAsia="Garamond" w:hAnsi="Garamond"/>
          <w:color w:val="000000"/>
          <w:sz w:val="26"/>
          <w:szCs w:val="26"/>
          <w:rtl w:val="0"/>
        </w:rPr>
        <w:t xml:space="preserve">DiMaggio, Paul and Toqir Mukhtar. 2004. “Arts Participation as Cultural Capital in the United States, 1982-2002: Signs of Decline?”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32: 169-194.</w:t>
      </w:r>
      <w:r w:rsidDel="00000000" w:rsidR="00000000" w:rsidRPr="00000000">
        <w:rPr>
          <w:rtl w:val="0"/>
        </w:rPr>
      </w:r>
    </w:p>
    <w:p w:rsidR="00000000" w:rsidDel="00000000" w:rsidP="00000000" w:rsidRDefault="00000000" w:rsidRPr="00000000" w14:paraId="000000C4">
      <w:pPr>
        <w:pageBreakBefore w:val="0"/>
        <w:ind w:left="720" w:hanging="720"/>
        <w:rPr/>
      </w:pPr>
      <w:r w:rsidDel="00000000" w:rsidR="00000000" w:rsidRPr="00000000">
        <w:rPr>
          <w:rtl w:val="0"/>
        </w:rPr>
        <w:t xml:space="preserve">Emmison, Michael.  2003. “Social Class and Social Mobility: Reconfiguring the Cultural Omnivore Thesis.” </w:t>
      </w:r>
      <w:r w:rsidDel="00000000" w:rsidR="00000000" w:rsidRPr="00000000">
        <w:rPr>
          <w:i w:val="1"/>
          <w:iCs w:val="1"/>
          <w:rtl w:val="0"/>
        </w:rPr>
        <w:t xml:space="preserve">Journal of Sociology</w:t>
      </w:r>
      <w:r w:rsidDel="00000000" w:rsidR="00000000" w:rsidRPr="00000000">
        <w:rPr>
          <w:rtl w:val="0"/>
        </w:rPr>
        <w:t xml:space="preserve">. 39: 211-230.</w:t>
      </w:r>
    </w:p>
    <w:p w:rsidR="00000000" w:rsidDel="00000000" w:rsidP="00000000" w:rsidRDefault="00000000" w:rsidRPr="00000000" w14:paraId="000000C5">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Federal Works Agency. 1947. Final report on the WPA program, 1935-43.  U.S. Government Printing Office. Washington, D.C. United States. </w:t>
      </w:r>
      <w:r w:rsidDel="00000000" w:rsidR="00000000" w:rsidRPr="00000000">
        <w:rPr>
          <w:rtl w:val="0"/>
        </w:rPr>
      </w:r>
    </w:p>
    <w:p w:rsidR="00000000" w:rsidDel="00000000" w:rsidP="00000000" w:rsidRDefault="00000000" w:rsidRPr="00000000" w14:paraId="000000C6">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Ferguson, Priscilla. 1998. “A Cultural Field in the Making: Gastronomy in 19</w:t>
      </w:r>
      <w:r w:rsidDel="00000000" w:rsidR="00000000" w:rsidRPr="00000000">
        <w:rPr>
          <w:rFonts w:ascii="Garamond" w:cs="Garamond" w:eastAsia="Garamond" w:hAnsi="Garamond"/>
          <w:color w:val="000000"/>
          <w:sz w:val="26"/>
          <w:szCs w:val="26"/>
          <w:vertAlign w:val="superscript"/>
          <w:rtl w:val="0"/>
        </w:rPr>
        <w:t xml:space="preserve">th</w:t>
      </w:r>
      <w:r w:rsidDel="00000000" w:rsidR="00000000" w:rsidRPr="00000000">
        <w:rPr>
          <w:rFonts w:ascii="Garamond" w:cs="Garamond" w:eastAsia="Garamond" w:hAnsi="Garamond"/>
          <w:color w:val="000000"/>
          <w:sz w:val="26"/>
          <w:szCs w:val="26"/>
          <w:rtl w:val="0"/>
        </w:rPr>
        <w:t xml:space="preserve">-Century France.”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104: 597-641.</w:t>
      </w:r>
      <w:r w:rsidDel="00000000" w:rsidR="00000000" w:rsidRPr="00000000">
        <w:rPr>
          <w:rtl w:val="0"/>
        </w:rPr>
      </w:r>
    </w:p>
    <w:p w:rsidR="00000000" w:rsidDel="00000000" w:rsidP="00000000" w:rsidRDefault="00000000" w:rsidRPr="00000000" w14:paraId="000000C7">
      <w:pPr>
        <w:pStyle w:val="Heading6"/>
        <w:keepNext w:val="0"/>
        <w:keepLines w:val="0"/>
        <w:pageBreakBefore w:val="0"/>
        <w:spacing w:after="0" w:lineRule="auto"/>
        <w:ind w:left="720"/>
        <w:jc w:val="both"/>
        <w:rPr/>
      </w:pPr>
      <w:bookmarkStart w:colFirst="0" w:colLast="0" w:name="_1egqt2p" w:id="61"/>
      <w:bookmarkEnd w:id="61"/>
      <w:r w:rsidDel="00000000" w:rsidR="00000000" w:rsidRPr="00000000">
        <w:rPr>
          <w:rFonts w:ascii="Garamond" w:cs="Garamond" w:eastAsia="Garamond" w:hAnsi="Garamond"/>
          <w:color w:val="000000"/>
          <w:sz w:val="26"/>
          <w:szCs w:val="26"/>
          <w:rtl w:val="0"/>
        </w:rPr>
        <w:t xml:space="preserve">Fishman, Robert M, and Omar Lizardo. 2013. “How Macro-Historical Change Shapes Cultural Taste Legacies of Democratization in Spain and Portugal.”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78: 213-239.</w:t>
      </w:r>
      <w:r w:rsidDel="00000000" w:rsidR="00000000" w:rsidRPr="00000000">
        <w:rPr>
          <w:rtl w:val="0"/>
        </w:rPr>
      </w:r>
    </w:p>
    <w:p w:rsidR="00000000" w:rsidDel="00000000" w:rsidP="00000000" w:rsidRDefault="00000000" w:rsidRPr="00000000" w14:paraId="000000C8">
      <w:pPr>
        <w:pStyle w:val="Heading6"/>
        <w:keepNext w:val="0"/>
        <w:keepLines w:val="0"/>
        <w:pageBreakBefore w:val="0"/>
        <w:spacing w:after="0" w:lineRule="auto"/>
        <w:ind w:left="720"/>
        <w:jc w:val="both"/>
        <w:rPr/>
      </w:pPr>
      <w:bookmarkStart w:colFirst="0" w:colLast="0" w:name="_3ygebqi" w:id="62"/>
      <w:bookmarkEnd w:id="62"/>
      <w:r w:rsidDel="00000000" w:rsidR="00000000" w:rsidRPr="00000000">
        <w:rPr>
          <w:rFonts w:ascii="Garamond" w:cs="Garamond" w:eastAsia="Garamond" w:hAnsi="Garamond"/>
          <w:color w:val="000000"/>
          <w:sz w:val="26"/>
          <w:szCs w:val="26"/>
          <w:rtl w:val="0"/>
        </w:rPr>
        <w:t xml:space="preserve">Foushee, Ola Maie. 1972.  </w:t>
      </w:r>
      <w:r w:rsidDel="00000000" w:rsidR="00000000" w:rsidRPr="00000000">
        <w:rPr>
          <w:rFonts w:ascii="Garamond" w:cs="Garamond" w:eastAsia="Garamond" w:hAnsi="Garamond"/>
          <w:i w:val="1"/>
          <w:iCs w:val="1"/>
          <w:color w:val="000000"/>
          <w:sz w:val="26"/>
          <w:szCs w:val="26"/>
          <w:rtl w:val="0"/>
        </w:rPr>
        <w:t xml:space="preserve">Art in North Carolina: Episodes and Development, 1585-1970</w:t>
      </w:r>
      <w:r w:rsidDel="00000000" w:rsidR="00000000" w:rsidRPr="00000000">
        <w:rPr>
          <w:rFonts w:ascii="Garamond" w:cs="Garamond" w:eastAsia="Garamond" w:hAnsi="Garamond"/>
          <w:color w:val="000000"/>
          <w:sz w:val="26"/>
          <w:szCs w:val="26"/>
          <w:rtl w:val="0"/>
        </w:rPr>
        <w:t xml:space="preserve">. Charlotte, NC.</w:t>
      </w:r>
      <w:r w:rsidDel="00000000" w:rsidR="00000000" w:rsidRPr="00000000">
        <w:rPr>
          <w:rtl w:val="0"/>
        </w:rPr>
      </w:r>
    </w:p>
    <w:p w:rsidR="00000000" w:rsidDel="00000000" w:rsidP="00000000" w:rsidRDefault="00000000" w:rsidRPr="00000000" w14:paraId="000000C9">
      <w:pPr>
        <w:pStyle w:val="Heading6"/>
        <w:keepNext w:val="0"/>
        <w:keepLines w:val="0"/>
        <w:pageBreakBefore w:val="0"/>
        <w:spacing w:after="0" w:lineRule="auto"/>
        <w:ind w:left="720"/>
        <w:jc w:val="both"/>
        <w:rPr/>
      </w:pPr>
      <w:bookmarkStart w:colFirst="0" w:colLast="0" w:name="_2dlolyb" w:id="63"/>
      <w:bookmarkEnd w:id="63"/>
      <w:r w:rsidDel="00000000" w:rsidR="00000000" w:rsidRPr="00000000">
        <w:rPr>
          <w:rFonts w:ascii="Garamond" w:cs="Garamond" w:eastAsia="Garamond" w:hAnsi="Garamond"/>
          <w:color w:val="000000"/>
          <w:sz w:val="26"/>
          <w:szCs w:val="26"/>
          <w:rtl w:val="0"/>
        </w:rPr>
        <w:t xml:space="preserve">Gans, Herbert J. 1999. </w:t>
      </w:r>
      <w:r w:rsidDel="00000000" w:rsidR="00000000" w:rsidRPr="00000000">
        <w:rPr>
          <w:rFonts w:ascii="Garamond" w:cs="Garamond" w:eastAsia="Garamond" w:hAnsi="Garamond"/>
          <w:i w:val="1"/>
          <w:iCs w:val="1"/>
          <w:color w:val="000000"/>
          <w:sz w:val="26"/>
          <w:szCs w:val="26"/>
          <w:rtl w:val="0"/>
        </w:rPr>
        <w:t xml:space="preserve">Popular Culture and High Culture: An Analysis and Evaluation of Taste.</w:t>
      </w:r>
      <w:r w:rsidDel="00000000" w:rsidR="00000000" w:rsidRPr="00000000">
        <w:rPr>
          <w:rFonts w:ascii="Garamond" w:cs="Garamond" w:eastAsia="Garamond" w:hAnsi="Garamond"/>
          <w:color w:val="000000"/>
          <w:sz w:val="26"/>
          <w:szCs w:val="26"/>
          <w:rtl w:val="0"/>
        </w:rPr>
        <w:t xml:space="preserve"> New York: Basic Books.</w:t>
      </w:r>
      <w:r w:rsidDel="00000000" w:rsidR="00000000" w:rsidRPr="00000000">
        <w:rPr>
          <w:rtl w:val="0"/>
        </w:rPr>
      </w:r>
    </w:p>
    <w:p w:rsidR="00000000" w:rsidDel="00000000" w:rsidP="00000000" w:rsidRDefault="00000000" w:rsidRPr="00000000" w14:paraId="000000CA">
      <w:pPr>
        <w:pStyle w:val="Heading6"/>
        <w:keepNext w:val="0"/>
        <w:keepLines w:val="0"/>
        <w:pageBreakBefore w:val="0"/>
        <w:spacing w:after="0" w:lineRule="auto"/>
        <w:ind w:left="720"/>
        <w:jc w:val="both"/>
        <w:rPr/>
      </w:pPr>
      <w:bookmarkStart w:colFirst="0" w:colLast="0" w:name="_sqyw64" w:id="64"/>
      <w:bookmarkEnd w:id="64"/>
      <w:r w:rsidDel="00000000" w:rsidR="00000000" w:rsidRPr="00000000">
        <w:rPr>
          <w:rFonts w:ascii="Garamond" w:cs="Garamond" w:eastAsia="Garamond" w:hAnsi="Garamond"/>
          <w:color w:val="000000"/>
          <w:sz w:val="26"/>
          <w:szCs w:val="26"/>
          <w:rtl w:val="0"/>
        </w:rPr>
        <w:t xml:space="preserve">García-Álvarez, Ercilia, Tally Katz-Gerro, and Jordi López-Sintas. 2007. “Deconstructing Cultural Omnivorousness 1982–2002: Heterology in Americans’ Musical Preferences.”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86: 417-443.</w:t>
      </w:r>
      <w:r w:rsidDel="00000000" w:rsidR="00000000" w:rsidRPr="00000000">
        <w:rPr>
          <w:rtl w:val="0"/>
        </w:rPr>
      </w:r>
    </w:p>
    <w:p w:rsidR="00000000" w:rsidDel="00000000" w:rsidP="00000000" w:rsidRDefault="00000000" w:rsidRPr="00000000" w14:paraId="000000CB">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rFonts w:ascii="Garamond" w:cs="Garamond" w:eastAsia="Garamond" w:hAnsi="Garamond"/>
          <w:i w:val="1"/>
          <w:iCs w:val="1"/>
          <w:color w:val="000000"/>
          <w:sz w:val="26"/>
          <w:szCs w:val="26"/>
          <w:rtl w:val="0"/>
        </w:rPr>
        <w:t xml:space="preserve">The Journal of Decorative and Propaganda Arts</w:t>
      </w:r>
      <w:r w:rsidDel="00000000" w:rsidR="00000000" w:rsidRPr="00000000">
        <w:rPr>
          <w:rFonts w:ascii="Garamond" w:cs="Garamond" w:eastAsia="Garamond" w:hAnsi="Garamond"/>
          <w:color w:val="000000"/>
          <w:sz w:val="26"/>
          <w:szCs w:val="26"/>
          <w:rtl w:val="0"/>
        </w:rPr>
        <w:t xml:space="preserve">. Vol. 1: 40-61.</w:t>
      </w:r>
      <w:r w:rsidDel="00000000" w:rsidR="00000000" w:rsidRPr="00000000">
        <w:rPr>
          <w:rtl w:val="0"/>
        </w:rPr>
      </w:r>
    </w:p>
    <w:p w:rsidR="00000000" w:rsidDel="00000000" w:rsidP="00000000" w:rsidRDefault="00000000" w:rsidRPr="00000000" w14:paraId="000000CC">
      <w:pPr>
        <w:pStyle w:val="Heading6"/>
        <w:keepNext w:val="0"/>
        <w:keepLines w:val="0"/>
        <w:pageBreakBefore w:val="0"/>
        <w:spacing w:after="0" w:lineRule="auto"/>
        <w:ind w:left="720"/>
        <w:jc w:val="both"/>
        <w:rPr/>
      </w:pPr>
      <w:bookmarkStart w:colFirst="0" w:colLast="0" w:name="_3cqmetx" w:id="65"/>
      <w:bookmarkEnd w:id="65"/>
      <w:r w:rsidDel="00000000" w:rsidR="00000000" w:rsidRPr="00000000">
        <w:rPr>
          <w:rFonts w:ascii="Garamond" w:cs="Garamond" w:eastAsia="Garamond" w:hAnsi="Garamond"/>
          <w:color w:val="000000"/>
          <w:sz w:val="26"/>
          <w:szCs w:val="26"/>
          <w:rtl w:val="0"/>
        </w:rPr>
        <w:t xml:space="preserve">Greve, Henrich R and Hayagreeva Rao. 2014. “History and the present: Institutional legacies in communities of organizations.” </w:t>
      </w:r>
      <w:r w:rsidDel="00000000" w:rsidR="00000000" w:rsidRPr="00000000">
        <w:rPr>
          <w:rFonts w:ascii="Garamond" w:cs="Garamond" w:eastAsia="Garamond" w:hAnsi="Garamond"/>
          <w:i w:val="1"/>
          <w:iCs w:val="1"/>
          <w:color w:val="000000"/>
          <w:sz w:val="26"/>
          <w:szCs w:val="26"/>
          <w:rtl w:val="0"/>
        </w:rPr>
        <w:t xml:space="preserve">Research in Organizational Behavior</w:t>
      </w:r>
      <w:r w:rsidDel="00000000" w:rsidR="00000000" w:rsidRPr="00000000">
        <w:rPr>
          <w:rFonts w:ascii="Garamond" w:cs="Garamond" w:eastAsia="Garamond" w:hAnsi="Garamond"/>
          <w:color w:val="000000"/>
          <w:sz w:val="26"/>
          <w:szCs w:val="26"/>
          <w:rtl w:val="0"/>
        </w:rPr>
        <w:t xml:space="preserve"> 34: 27-41.</w:t>
      </w:r>
      <w:r w:rsidDel="00000000" w:rsidR="00000000" w:rsidRPr="00000000">
        <w:rPr>
          <w:rtl w:val="0"/>
        </w:rPr>
      </w:r>
    </w:p>
    <w:p w:rsidR="00000000" w:rsidDel="00000000" w:rsidP="00000000" w:rsidRDefault="00000000" w:rsidRPr="00000000" w14:paraId="000000CD">
      <w:pPr>
        <w:pageBreakBefore w:val="0"/>
        <w:ind w:left="720" w:hanging="720"/>
        <w:rPr/>
      </w:pPr>
      <w:r w:rsidDel="00000000" w:rsidR="00000000" w:rsidRPr="00000000">
        <w:rPr>
          <w:rtl w:val="0"/>
        </w:rPr>
        <w:t xml:space="preserve">Griswold, Wendy. 2016. </w:t>
      </w:r>
      <w:r w:rsidDel="00000000" w:rsidR="00000000" w:rsidRPr="00000000">
        <w:rPr>
          <w:i w:val="1"/>
          <w:iCs w:val="1"/>
          <w:rtl w:val="0"/>
        </w:rPr>
        <w:t xml:space="preserve">American Guides: The Federal Writers’ Project and the Casting of American Culture.</w:t>
      </w:r>
      <w:r w:rsidDel="00000000" w:rsidR="00000000" w:rsidRPr="00000000">
        <w:rPr>
          <w:rtl w:val="0"/>
        </w:rPr>
        <w:t xml:space="preserve"> Chicago: University of Chicago Press. </w:t>
      </w:r>
    </w:p>
    <w:p w:rsidR="00000000" w:rsidDel="00000000" w:rsidP="00000000" w:rsidRDefault="00000000" w:rsidRPr="00000000" w14:paraId="000000CE">
      <w:pPr>
        <w:pStyle w:val="Heading6"/>
        <w:keepNext w:val="0"/>
        <w:keepLines w:val="0"/>
        <w:pageBreakBefore w:val="0"/>
        <w:spacing w:after="0" w:lineRule="auto"/>
        <w:ind w:left="720"/>
        <w:jc w:val="both"/>
        <w:rPr/>
      </w:pPr>
      <w:bookmarkStart w:colFirst="0" w:colLast="0" w:name="_1rvwp1q" w:id="66"/>
      <w:bookmarkEnd w:id="66"/>
      <w:r w:rsidDel="00000000" w:rsidR="00000000" w:rsidRPr="00000000">
        <w:rPr>
          <w:rFonts w:ascii="Garamond" w:cs="Garamond" w:eastAsia="Garamond" w:hAnsi="Garamond"/>
          <w:color w:val="000000"/>
          <w:sz w:val="26"/>
          <w:szCs w:val="26"/>
          <w:rtl w:val="0"/>
        </w:rPr>
        <w:t xml:space="preserve">Hall, Peter D. 1984. The Organization of American Culture. New York: New York University Press.</w:t>
      </w:r>
      <w:r w:rsidDel="00000000" w:rsidR="00000000" w:rsidRPr="00000000">
        <w:rPr>
          <w:rtl w:val="0"/>
        </w:rPr>
      </w:r>
    </w:p>
    <w:p w:rsidR="00000000" w:rsidDel="00000000" w:rsidP="00000000" w:rsidRDefault="00000000" w:rsidRPr="00000000" w14:paraId="000000CF">
      <w:pPr>
        <w:pStyle w:val="Heading6"/>
        <w:keepNext w:val="0"/>
        <w:keepLines w:val="0"/>
        <w:pageBreakBefore w:val="0"/>
        <w:spacing w:after="0" w:lineRule="auto"/>
        <w:ind w:left="720"/>
        <w:jc w:val="both"/>
        <w:rPr/>
      </w:pPr>
      <w:bookmarkStart w:colFirst="0" w:colLast="0" w:name="_4bvk7pj" w:id="67"/>
      <w:bookmarkEnd w:id="67"/>
      <w:r w:rsidDel="00000000" w:rsidR="00000000" w:rsidRPr="00000000">
        <w:rPr>
          <w:rFonts w:ascii="Garamond" w:cs="Garamond" w:eastAsia="Garamond" w:hAnsi="Garamond"/>
          <w:color w:val="000000"/>
          <w:sz w:val="26"/>
          <w:szCs w:val="26"/>
          <w:rtl w:val="0"/>
        </w:rPr>
        <w:t xml:space="preserve">Hanquinet, Laurie, Henk Roose, and Mike Savage. 2014. “The eyes of the beholder: Aesthetic preferences and the remaking of cultural capital.” </w:t>
      </w:r>
      <w:r w:rsidDel="00000000" w:rsidR="00000000" w:rsidRPr="00000000">
        <w:rPr>
          <w:rFonts w:ascii="Garamond" w:cs="Garamond" w:eastAsia="Garamond" w:hAnsi="Garamond"/>
          <w:i w:val="1"/>
          <w:iCs w:val="1"/>
          <w:color w:val="000000"/>
          <w:sz w:val="26"/>
          <w:szCs w:val="26"/>
          <w:rtl w:val="0"/>
        </w:rPr>
        <w:t xml:space="preserve">Sociology</w:t>
      </w:r>
      <w:r w:rsidDel="00000000" w:rsidR="00000000" w:rsidRPr="00000000">
        <w:rPr>
          <w:rFonts w:ascii="Garamond" w:cs="Garamond" w:eastAsia="Garamond" w:hAnsi="Garamond"/>
          <w:color w:val="000000"/>
          <w:sz w:val="26"/>
          <w:szCs w:val="26"/>
          <w:rtl w:val="0"/>
        </w:rPr>
        <w:t xml:space="preserve"> 48: 111-132.</w:t>
      </w:r>
      <w:r w:rsidDel="00000000" w:rsidR="00000000" w:rsidRPr="00000000">
        <w:rPr>
          <w:rtl w:val="0"/>
        </w:rPr>
      </w:r>
    </w:p>
    <w:p w:rsidR="00000000" w:rsidDel="00000000" w:rsidP="00000000" w:rsidRDefault="00000000" w:rsidRPr="00000000" w14:paraId="000000D0">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Johnston, Josee and Shyon Baumann. 2007. “Democracy versus Distinction: A Study of Omnivorousness in Gourmet Food Writing.”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113(1): 165-204.</w:t>
      </w:r>
      <w:r w:rsidDel="00000000" w:rsidR="00000000" w:rsidRPr="00000000">
        <w:rPr>
          <w:rtl w:val="0"/>
        </w:rPr>
      </w:r>
    </w:p>
    <w:p w:rsidR="00000000" w:rsidDel="00000000" w:rsidP="00000000" w:rsidRDefault="00000000" w:rsidRPr="00000000" w14:paraId="000000D1">
      <w:pPr>
        <w:pStyle w:val="Heading6"/>
        <w:keepNext w:val="0"/>
        <w:keepLines w:val="0"/>
        <w:pageBreakBefore w:val="0"/>
        <w:spacing w:after="0" w:lineRule="auto"/>
        <w:ind w:left="720"/>
        <w:jc w:val="both"/>
        <w:rPr/>
      </w:pPr>
      <w:bookmarkStart w:colFirst="0" w:colLast="0" w:name="_2r0uhxc" w:id="68"/>
      <w:bookmarkEnd w:id="68"/>
      <w:r w:rsidDel="00000000" w:rsidR="00000000" w:rsidRPr="00000000">
        <w:rPr>
          <w:rFonts w:ascii="Garamond" w:cs="Garamond" w:eastAsia="Garamond" w:hAnsi="Garamond"/>
          <w:color w:val="000000"/>
          <w:sz w:val="26"/>
          <w:szCs w:val="26"/>
          <w:rtl w:val="0"/>
        </w:rPr>
        <w:t xml:space="preserve">Katz-Gerro, Tally. 2002. “Highbrow Cultural Consumption and Class Distinction in Italy, West Germany, Sweden, and the United States.” </w:t>
      </w:r>
      <w:r w:rsidDel="00000000" w:rsidR="00000000" w:rsidRPr="00000000">
        <w:rPr>
          <w:rFonts w:ascii="Garamond" w:cs="Garamond" w:eastAsia="Garamond" w:hAnsi="Garamond"/>
          <w:i w:val="1"/>
          <w:iCs w:val="1"/>
          <w:color w:val="000000"/>
          <w:sz w:val="26"/>
          <w:szCs w:val="26"/>
          <w:rtl w:val="0"/>
        </w:rPr>
        <w:t xml:space="preserve">Social Forces</w:t>
      </w:r>
      <w:r w:rsidDel="00000000" w:rsidR="00000000" w:rsidRPr="00000000">
        <w:rPr>
          <w:rFonts w:ascii="Garamond" w:cs="Garamond" w:eastAsia="Garamond" w:hAnsi="Garamond"/>
          <w:color w:val="000000"/>
          <w:sz w:val="26"/>
          <w:szCs w:val="26"/>
          <w:rtl w:val="0"/>
        </w:rPr>
        <w:t xml:space="preserve">. 81: 207-229. </w:t>
      </w:r>
      <w:r w:rsidDel="00000000" w:rsidR="00000000" w:rsidRPr="00000000">
        <w:rPr>
          <w:rtl w:val="0"/>
        </w:rPr>
      </w:r>
    </w:p>
    <w:p w:rsidR="00000000" w:rsidDel="00000000" w:rsidP="00000000" w:rsidRDefault="00000000" w:rsidRPr="00000000" w14:paraId="000000D2">
      <w:pPr>
        <w:pStyle w:val="Heading6"/>
        <w:keepNext w:val="0"/>
        <w:keepLines w:val="0"/>
        <w:pageBreakBefore w:val="0"/>
        <w:spacing w:after="0" w:lineRule="auto"/>
        <w:ind w:left="720"/>
        <w:jc w:val="both"/>
        <w:rPr/>
      </w:pPr>
      <w:bookmarkStart w:colFirst="0" w:colLast="0" w:name="_1664s55" w:id="69"/>
      <w:bookmarkEnd w:id="69"/>
      <w:r w:rsidDel="00000000" w:rsidR="00000000" w:rsidRPr="00000000">
        <w:rPr>
          <w:rFonts w:ascii="Garamond" w:cs="Garamond" w:eastAsia="Garamond" w:hAnsi="Garamond"/>
          <w:color w:val="000000"/>
          <w:sz w:val="26"/>
          <w:szCs w:val="26"/>
          <w:rtl w:val="0"/>
        </w:rPr>
        <w:t xml:space="preserve">Katz-Gerro, Tally, Oriel Sullivan, 2005. “The Omnivore Thesis Revisited: Voracious Cultural Consumers.” Annual Meetings of the American Sociological Association, Philadelphia, PA</w:t>
      </w:r>
      <w:r w:rsidDel="00000000" w:rsidR="00000000" w:rsidRPr="00000000">
        <w:rPr>
          <w:rtl w:val="0"/>
        </w:rPr>
      </w:r>
    </w:p>
    <w:p w:rsidR="00000000" w:rsidDel="00000000" w:rsidP="00000000" w:rsidRDefault="00000000" w:rsidRPr="00000000" w14:paraId="000000D3">
      <w:pPr>
        <w:pStyle w:val="Heading6"/>
        <w:keepNext w:val="0"/>
        <w:keepLines w:val="0"/>
        <w:pageBreakBefore w:val="0"/>
        <w:spacing w:after="0" w:lineRule="auto"/>
        <w:ind w:left="720"/>
        <w:jc w:val="both"/>
        <w:rPr/>
      </w:pPr>
      <w:bookmarkStart w:colFirst="0" w:colLast="0" w:name="_3q5sasy" w:id="70"/>
      <w:bookmarkEnd w:id="70"/>
      <w:r w:rsidDel="00000000" w:rsidR="00000000" w:rsidRPr="00000000">
        <w:rPr>
          <w:rFonts w:ascii="Garamond" w:cs="Garamond" w:eastAsia="Garamond" w:hAnsi="Garamond"/>
          <w:color w:val="000000"/>
          <w:sz w:val="26"/>
          <w:szCs w:val="26"/>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rFonts w:ascii="Garamond" w:cs="Garamond" w:eastAsia="Garamond" w:hAnsi="Garamond"/>
          <w:i w:val="1"/>
          <w:iCs w:val="1"/>
          <w:color w:val="000000"/>
          <w:sz w:val="26"/>
          <w:szCs w:val="26"/>
          <w:rtl w:val="0"/>
        </w:rPr>
        <w:t xml:space="preserve">Social Science Research</w:t>
      </w:r>
      <w:r w:rsidDel="00000000" w:rsidR="00000000" w:rsidRPr="00000000">
        <w:rPr>
          <w:rFonts w:ascii="Garamond" w:cs="Garamond" w:eastAsia="Garamond" w:hAnsi="Garamond"/>
          <w:color w:val="000000"/>
          <w:sz w:val="26"/>
          <w:szCs w:val="26"/>
          <w:rtl w:val="0"/>
        </w:rPr>
        <w:t xml:space="preserve">. 29: 92-122. </w:t>
      </w:r>
      <w:r w:rsidDel="00000000" w:rsidR="00000000" w:rsidRPr="00000000">
        <w:rPr>
          <w:rtl w:val="0"/>
        </w:rPr>
      </w:r>
    </w:p>
    <w:p w:rsidR="00000000" w:rsidDel="00000000" w:rsidP="00000000" w:rsidRDefault="00000000" w:rsidRPr="00000000" w14:paraId="000000D4">
      <w:pPr>
        <w:pStyle w:val="Heading6"/>
        <w:keepNext w:val="0"/>
        <w:keepLines w:val="0"/>
        <w:pageBreakBefore w:val="0"/>
        <w:spacing w:after="0" w:lineRule="auto"/>
        <w:ind w:left="720"/>
        <w:jc w:val="both"/>
        <w:rPr/>
      </w:pPr>
      <w:bookmarkStart w:colFirst="0" w:colLast="0" w:name="_25b2l0r" w:id="71"/>
      <w:bookmarkEnd w:id="71"/>
      <w:r w:rsidDel="00000000" w:rsidR="00000000" w:rsidRPr="00000000">
        <w:rPr>
          <w:rFonts w:ascii="Garamond" w:cs="Garamond" w:eastAsia="Garamond" w:hAnsi="Garamond"/>
          <w:color w:val="000000"/>
          <w:sz w:val="26"/>
          <w:szCs w:val="26"/>
          <w:rtl w:val="0"/>
        </w:rPr>
        <w:t xml:space="preserve">Kuipers, Giselinde, and Jeroen de Kloet. 2009. “Banal Cosmopolitanism and The Lord of the Rings: The Limited Role of National Differences in Global Media Consumption.”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37(2): 99–118.</w:t>
      </w:r>
      <w:r w:rsidDel="00000000" w:rsidR="00000000" w:rsidRPr="00000000">
        <w:rPr>
          <w:rtl w:val="0"/>
        </w:rPr>
      </w:r>
    </w:p>
    <w:p w:rsidR="00000000" w:rsidDel="00000000" w:rsidP="00000000" w:rsidRDefault="00000000" w:rsidRPr="00000000" w14:paraId="000000D5">
      <w:pPr>
        <w:pStyle w:val="Heading6"/>
        <w:keepNext w:val="0"/>
        <w:keepLines w:val="0"/>
        <w:pageBreakBefore w:val="0"/>
        <w:spacing w:after="0" w:lineRule="auto"/>
        <w:ind w:left="720"/>
        <w:jc w:val="both"/>
        <w:rPr>
          <w:rFonts w:ascii="Garamond" w:cs="Garamond" w:eastAsia="Garamond" w:hAnsi="Garamond"/>
        </w:rPr>
      </w:pPr>
      <w:bookmarkStart w:colFirst="0" w:colLast="0" w:name="_kgcv8k" w:id="72"/>
      <w:bookmarkEnd w:id="72"/>
      <w:r w:rsidDel="00000000" w:rsidR="00000000" w:rsidRPr="00000000">
        <w:rPr>
          <w:rFonts w:ascii="Cardo" w:cs="Cardo" w:eastAsia="Cardo" w:hAnsi="Cardo"/>
          <w:color w:val="000000"/>
          <w:sz w:val="26"/>
          <w:szCs w:val="26"/>
          <w:rtl w:val="0"/>
        </w:rPr>
        <w:t xml:space="preserve">Lambert, Paul, Bergman, Manfred Max, Prandy, Ken. 2005. “Leisurely Moments or Lifetimes? Contexts and the Study of Leisure, Consumption, and Stratiﬁcation.” Presented at the British Household Panel Survey-2005 Research Conference, Colchester, UK.</w:t>
      </w:r>
      <w:r w:rsidDel="00000000" w:rsidR="00000000" w:rsidRPr="00000000">
        <w:rPr>
          <w:rtl w:val="0"/>
        </w:rPr>
      </w:r>
    </w:p>
    <w:p w:rsidR="00000000" w:rsidDel="00000000" w:rsidP="00000000" w:rsidRDefault="00000000" w:rsidRPr="00000000" w14:paraId="000000D6">
      <w:pPr>
        <w:pageBreakBefore w:val="0"/>
        <w:ind w:left="720" w:hanging="720"/>
        <w:rPr/>
      </w:pPr>
      <w:r w:rsidDel="00000000" w:rsidR="00000000" w:rsidRPr="00000000">
        <w:rPr>
          <w:color w:val="333333"/>
          <w:highlight w:val="white"/>
          <w:rtl w:val="0"/>
        </w:rPr>
        <w:t xml:space="preserve">Lamont, Michele, 1992. </w:t>
      </w:r>
      <w:r w:rsidDel="00000000" w:rsidR="00000000" w:rsidRPr="00000000">
        <w:rPr>
          <w:i w:val="1"/>
          <w:iCs w:val="1"/>
          <w:color w:val="333333"/>
          <w:highlight w:val="white"/>
          <w:rtl w:val="0"/>
        </w:rPr>
        <w:t xml:space="preserve">Money, Morals, and Manners: The Culture of the French and the American Upper-Middle Class.</w:t>
      </w:r>
      <w:r w:rsidDel="00000000" w:rsidR="00000000" w:rsidRPr="00000000">
        <w:rPr>
          <w:color w:val="333333"/>
          <w:highlight w:val="white"/>
          <w:rtl w:val="0"/>
        </w:rPr>
        <w:t xml:space="preserve"> Chicago: University of Chicago Press.</w:t>
      </w:r>
      <w:r w:rsidDel="00000000" w:rsidR="00000000" w:rsidRPr="00000000">
        <w:rPr>
          <w:rtl w:val="0"/>
        </w:rPr>
      </w:r>
    </w:p>
    <w:p w:rsidR="00000000" w:rsidDel="00000000" w:rsidP="00000000" w:rsidRDefault="00000000" w:rsidRPr="00000000" w14:paraId="000000D7">
      <w:pPr>
        <w:pStyle w:val="Heading6"/>
        <w:keepNext w:val="0"/>
        <w:keepLines w:val="0"/>
        <w:pageBreakBefore w:val="0"/>
        <w:spacing w:after="0" w:lineRule="auto"/>
        <w:ind w:left="720"/>
        <w:jc w:val="both"/>
        <w:rPr/>
      </w:pPr>
      <w:bookmarkStart w:colFirst="0" w:colLast="0" w:name="_34g0dwd" w:id="73"/>
      <w:bookmarkEnd w:id="73"/>
      <w:r w:rsidDel="00000000" w:rsidR="00000000" w:rsidRPr="00000000">
        <w:rPr>
          <w:rFonts w:ascii="Garamond" w:cs="Garamond" w:eastAsia="Garamond" w:hAnsi="Garamond"/>
          <w:color w:val="000000"/>
          <w:sz w:val="26"/>
          <w:szCs w:val="26"/>
          <w:rtl w:val="0"/>
        </w:rPr>
        <w:t xml:space="preserve">LaGamma, Alisa, Joanne Pillsbury, Eric Kjellgren, and Yaelle Biro. 2014. “The Nelson A. Rockefeller Vision: Arts of Africa, Oceania, and the Americas.” </w:t>
      </w:r>
      <w:r w:rsidDel="00000000" w:rsidR="00000000" w:rsidRPr="00000000">
        <w:rPr>
          <w:rFonts w:ascii="Garamond" w:cs="Garamond" w:eastAsia="Garamond" w:hAnsi="Garamond"/>
          <w:i w:val="1"/>
          <w:iCs w:val="1"/>
          <w:color w:val="000000"/>
          <w:sz w:val="26"/>
          <w:szCs w:val="26"/>
          <w:rtl w:val="0"/>
        </w:rPr>
        <w:t xml:space="preserve">The Metropolitan Museum of Art Bulletin</w:t>
      </w:r>
      <w:r w:rsidDel="00000000" w:rsidR="00000000" w:rsidRPr="00000000">
        <w:rPr>
          <w:rFonts w:ascii="Garamond" w:cs="Garamond" w:eastAsia="Garamond" w:hAnsi="Garamond"/>
          <w:color w:val="000000"/>
          <w:sz w:val="26"/>
          <w:szCs w:val="26"/>
          <w:rtl w:val="0"/>
        </w:rPr>
        <w:t xml:space="preserve">, LXXII(1). New York: The Metropolitan Museum of Art.</w:t>
      </w:r>
      <w:r w:rsidDel="00000000" w:rsidR="00000000" w:rsidRPr="00000000">
        <w:rPr>
          <w:rtl w:val="0"/>
        </w:rPr>
      </w:r>
    </w:p>
    <w:p w:rsidR="00000000" w:rsidDel="00000000" w:rsidP="00000000" w:rsidRDefault="00000000" w:rsidRPr="00000000" w14:paraId="000000D8">
      <w:pPr>
        <w:pStyle w:val="Heading6"/>
        <w:keepNext w:val="0"/>
        <w:keepLines w:val="0"/>
        <w:pageBreakBefore w:val="0"/>
        <w:spacing w:after="0" w:lineRule="auto"/>
        <w:ind w:left="720"/>
        <w:jc w:val="both"/>
        <w:rPr/>
      </w:pPr>
      <w:bookmarkStart w:colFirst="0" w:colLast="0" w:name="_1jlao46" w:id="74"/>
      <w:bookmarkEnd w:id="74"/>
      <w:r w:rsidDel="00000000" w:rsidR="00000000" w:rsidRPr="00000000">
        <w:rPr>
          <w:rFonts w:ascii="Garamond" w:cs="Garamond" w:eastAsia="Garamond" w:hAnsi="Garamond"/>
          <w:color w:val="000000"/>
          <w:sz w:val="26"/>
          <w:szCs w:val="26"/>
          <w:rtl w:val="0"/>
        </w:rPr>
        <w:t xml:space="preserve">Lena, Jennifer C. 2012. </w:t>
      </w:r>
      <w:r w:rsidDel="00000000" w:rsidR="00000000" w:rsidRPr="00000000">
        <w:rPr>
          <w:rFonts w:ascii="Garamond" w:cs="Garamond" w:eastAsia="Garamond" w:hAnsi="Garamond"/>
          <w:i w:val="1"/>
          <w:iCs w:val="1"/>
          <w:color w:val="000000"/>
          <w:sz w:val="26"/>
          <w:szCs w:val="26"/>
          <w:rtl w:val="0"/>
        </w:rPr>
        <w:t xml:space="preserve">Banding Together: How Communities Create Genres in Popular Culture</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D9">
      <w:pPr>
        <w:pStyle w:val="Heading6"/>
        <w:keepNext w:val="0"/>
        <w:keepLines w:val="0"/>
        <w:pageBreakBefore w:val="0"/>
        <w:spacing w:after="0" w:lineRule="auto"/>
        <w:ind w:left="720"/>
        <w:jc w:val="both"/>
        <w:rPr/>
      </w:pPr>
      <w:bookmarkStart w:colFirst="0" w:colLast="0" w:name="_43ky6rz" w:id="75"/>
      <w:bookmarkEnd w:id="75"/>
      <w:r w:rsidDel="00000000" w:rsidR="00000000" w:rsidRPr="00000000">
        <w:rPr>
          <w:rFonts w:ascii="Garamond" w:cs="Garamond" w:eastAsia="Garamond" w:hAnsi="Garamond"/>
          <w:color w:val="000000"/>
          <w:sz w:val="26"/>
          <w:szCs w:val="26"/>
          <w:rtl w:val="0"/>
        </w:rPr>
        <w:t xml:space="preserve">Levine, Lawrence W. 1988. </w:t>
      </w:r>
      <w:r w:rsidDel="00000000" w:rsidR="00000000" w:rsidRPr="00000000">
        <w:rPr>
          <w:rFonts w:ascii="Garamond" w:cs="Garamond" w:eastAsia="Garamond" w:hAnsi="Garamond"/>
          <w:i w:val="1"/>
          <w:iCs w:val="1"/>
          <w:color w:val="000000"/>
          <w:sz w:val="26"/>
          <w:szCs w:val="26"/>
          <w:rtl w:val="0"/>
        </w:rPr>
        <w:t xml:space="preserve">Highbrow/Lowbrow.</w:t>
      </w:r>
      <w:r w:rsidDel="00000000" w:rsidR="00000000" w:rsidRPr="00000000">
        <w:rPr>
          <w:rFonts w:ascii="Garamond" w:cs="Garamond" w:eastAsia="Garamond" w:hAnsi="Garamond"/>
          <w:color w:val="000000"/>
          <w:sz w:val="26"/>
          <w:szCs w:val="26"/>
          <w:rtl w:val="0"/>
        </w:rPr>
        <w:t xml:space="preserve"> Cambridge, MA: Harvard University Press.</w:t>
      </w:r>
      <w:r w:rsidDel="00000000" w:rsidR="00000000" w:rsidRPr="00000000">
        <w:rPr>
          <w:rtl w:val="0"/>
        </w:rPr>
      </w:r>
    </w:p>
    <w:p w:rsidR="00000000" w:rsidDel="00000000" w:rsidP="00000000" w:rsidRDefault="00000000" w:rsidRPr="00000000" w14:paraId="000000DA">
      <w:pPr>
        <w:pStyle w:val="Heading6"/>
        <w:keepNext w:val="0"/>
        <w:keepLines w:val="0"/>
        <w:pageBreakBefore w:val="0"/>
        <w:spacing w:after="0" w:lineRule="auto"/>
        <w:ind w:left="720"/>
        <w:jc w:val="both"/>
        <w:rPr/>
      </w:pPr>
      <w:bookmarkStart w:colFirst="0" w:colLast="0" w:name="_2iq8gzs" w:id="76"/>
      <w:bookmarkEnd w:id="76"/>
      <w:r w:rsidDel="00000000" w:rsidR="00000000" w:rsidRPr="00000000">
        <w:rPr>
          <w:rFonts w:ascii="Garamond" w:cs="Garamond" w:eastAsia="Garamond" w:hAnsi="Garamond"/>
          <w:color w:val="000000"/>
          <w:sz w:val="26"/>
          <w:szCs w:val="26"/>
          <w:rtl w:val="0"/>
        </w:rPr>
        <w:t xml:space="preserve">Lizardo, Omar. 2008. “The Question of Culture Consumption and Stratification Revisited.” </w:t>
      </w:r>
      <w:r w:rsidDel="00000000" w:rsidR="00000000" w:rsidRPr="00000000">
        <w:rPr>
          <w:rFonts w:ascii="Garamond" w:cs="Garamond" w:eastAsia="Garamond" w:hAnsi="Garamond"/>
          <w:i w:val="1"/>
          <w:iCs w:val="1"/>
          <w:color w:val="000000"/>
          <w:sz w:val="26"/>
          <w:szCs w:val="26"/>
          <w:rtl w:val="0"/>
        </w:rPr>
        <w:t xml:space="preserve">Sociologica</w:t>
      </w:r>
      <w:r w:rsidDel="00000000" w:rsidR="00000000" w:rsidRPr="00000000">
        <w:rPr>
          <w:rFonts w:ascii="Garamond" w:cs="Garamond" w:eastAsia="Garamond" w:hAnsi="Garamond"/>
          <w:color w:val="000000"/>
          <w:sz w:val="26"/>
          <w:szCs w:val="26"/>
          <w:rtl w:val="0"/>
        </w:rPr>
        <w:t xml:space="preserve"> 2/2008, doi: 10.2383/27709.</w:t>
      </w:r>
      <w:r w:rsidDel="00000000" w:rsidR="00000000" w:rsidRPr="00000000">
        <w:rPr>
          <w:rtl w:val="0"/>
        </w:rPr>
      </w:r>
    </w:p>
    <w:p w:rsidR="00000000" w:rsidDel="00000000" w:rsidP="00000000" w:rsidRDefault="00000000" w:rsidRPr="00000000" w14:paraId="000000DB">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Lizardo, Omar and Sara Skiles. 2009. “Highbrow omnivorousness on the Small Screen? Cultural Industry Systems and Patterns of Cultural Choice in Europe.”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 1-23.</w:t>
      </w:r>
      <w:r w:rsidDel="00000000" w:rsidR="00000000" w:rsidRPr="00000000">
        <w:rPr>
          <w:rtl w:val="0"/>
        </w:rPr>
      </w:r>
    </w:p>
    <w:p w:rsidR="00000000" w:rsidDel="00000000" w:rsidP="00000000" w:rsidRDefault="00000000" w:rsidRPr="00000000" w14:paraId="000000DC">
      <w:pPr>
        <w:pStyle w:val="Heading6"/>
        <w:keepNext w:val="0"/>
        <w:keepLines w:val="0"/>
        <w:pageBreakBefore w:val="0"/>
        <w:spacing w:after="0" w:lineRule="auto"/>
        <w:ind w:left="720"/>
        <w:jc w:val="both"/>
        <w:rPr/>
      </w:pPr>
      <w:bookmarkStart w:colFirst="0" w:colLast="0" w:name="_xvir7l" w:id="77"/>
      <w:bookmarkEnd w:id="77"/>
      <w:r w:rsidDel="00000000" w:rsidR="00000000" w:rsidRPr="00000000">
        <w:rPr>
          <w:rFonts w:ascii="Garamond" w:cs="Garamond" w:eastAsia="Garamond" w:hAnsi="Garamond"/>
          <w:color w:val="000000"/>
          <w:sz w:val="26"/>
          <w:szCs w:val="26"/>
          <w:rtl w:val="0"/>
        </w:rPr>
        <w:t xml:space="preserve">Lizardo, Omar and Sara Skiles. 2012. “Reconceptualizing and Theorizing ‘Omnivorousness:’ Genetic and Relational Mechanisms.”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Vol. 30: 263-282.</w:t>
      </w:r>
      <w:r w:rsidDel="00000000" w:rsidR="00000000" w:rsidRPr="00000000">
        <w:rPr>
          <w:rtl w:val="0"/>
        </w:rPr>
      </w:r>
    </w:p>
    <w:p w:rsidR="00000000" w:rsidDel="00000000" w:rsidP="00000000" w:rsidRDefault="00000000" w:rsidRPr="00000000" w14:paraId="000000DD">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Lopes, Paul. 2002. The Rise of a Jazz Art World. New York: Cambridge University Press.</w:t>
      </w:r>
      <w:r w:rsidDel="00000000" w:rsidR="00000000" w:rsidRPr="00000000">
        <w:rPr>
          <w:rtl w:val="0"/>
        </w:rPr>
      </w:r>
    </w:p>
    <w:p w:rsidR="00000000" w:rsidDel="00000000" w:rsidP="00000000" w:rsidRDefault="00000000" w:rsidRPr="00000000" w14:paraId="000000DE">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a2xiewyw2q75" w:id="78"/>
      <w:bookmarkEnd w:id="78"/>
      <w:r w:rsidDel="00000000" w:rsidR="00000000" w:rsidRPr="00000000">
        <w:rPr>
          <w:rFonts w:ascii="Garamond" w:cs="Garamond" w:eastAsia="Garamond" w:hAnsi="Garamond"/>
          <w:color w:val="000000"/>
          <w:sz w:val="26"/>
          <w:szCs w:val="26"/>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 299-319.</w:t>
      </w:r>
    </w:p>
    <w:p w:rsidR="00000000" w:rsidDel="00000000" w:rsidP="00000000" w:rsidRDefault="00000000" w:rsidRPr="00000000" w14:paraId="000000DF">
      <w:pPr>
        <w:pStyle w:val="Heading6"/>
        <w:keepNext w:val="0"/>
        <w:keepLines w:val="0"/>
        <w:pageBreakBefore w:val="0"/>
        <w:spacing w:after="0" w:lineRule="auto"/>
        <w:ind w:left="720"/>
        <w:jc w:val="both"/>
        <w:rPr>
          <w:rFonts w:ascii="Garamond" w:cs="Garamond" w:eastAsia="Garamond" w:hAnsi="Garamond"/>
          <w:sz w:val="26"/>
          <w:szCs w:val="26"/>
        </w:rPr>
      </w:pPr>
      <w:bookmarkStart w:colFirst="0" w:colLast="0" w:name="_3hv69ve" w:id="79"/>
      <w:bookmarkEnd w:id="79"/>
      <w:r w:rsidDel="00000000" w:rsidR="00000000" w:rsidRPr="00000000">
        <w:rPr>
          <w:rFonts w:ascii="Garamond" w:cs="Garamond" w:eastAsia="Garamond" w:hAnsi="Garamond"/>
          <w:color w:val="333333"/>
          <w:sz w:val="26"/>
          <w:szCs w:val="26"/>
          <w:highlight w:val="white"/>
          <w:rtl w:val="0"/>
        </w:rPr>
        <w:t xml:space="preserve">Lynes, Russell, 1954. </w:t>
      </w:r>
      <w:r w:rsidDel="00000000" w:rsidR="00000000" w:rsidRPr="00000000">
        <w:rPr>
          <w:rFonts w:ascii="Garamond" w:cs="Garamond" w:eastAsia="Garamond" w:hAnsi="Garamond"/>
          <w:i w:val="1"/>
          <w:iCs w:val="1"/>
          <w:color w:val="333333"/>
          <w:sz w:val="26"/>
          <w:szCs w:val="26"/>
          <w:highlight w:val="white"/>
          <w:rtl w:val="0"/>
        </w:rPr>
        <w:t xml:space="preserve">The Tastemakers</w:t>
      </w:r>
      <w:r w:rsidDel="00000000" w:rsidR="00000000" w:rsidRPr="00000000">
        <w:rPr>
          <w:rFonts w:ascii="Garamond" w:cs="Garamond" w:eastAsia="Garamond" w:hAnsi="Garamond"/>
          <w:color w:val="333333"/>
          <w:sz w:val="26"/>
          <w:szCs w:val="26"/>
          <w:highlight w:val="white"/>
          <w:rtl w:val="0"/>
        </w:rPr>
        <w:t xml:space="preserve">. New York: Harper.</w:t>
      </w:r>
      <w:r w:rsidDel="00000000" w:rsidR="00000000" w:rsidRPr="00000000">
        <w:rPr>
          <w:rtl w:val="0"/>
        </w:rPr>
      </w:r>
    </w:p>
    <w:p w:rsidR="00000000" w:rsidDel="00000000" w:rsidP="00000000" w:rsidRDefault="00000000" w:rsidRPr="00000000" w14:paraId="000000E0">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Umbach, Maiken and Bernd Hüppauf, (eds). 2005. </w:t>
      </w:r>
      <w:r w:rsidDel="00000000" w:rsidR="00000000" w:rsidRPr="00000000">
        <w:rPr>
          <w:rFonts w:ascii="Garamond" w:cs="Garamond" w:eastAsia="Garamond" w:hAnsi="Garamond"/>
          <w:i w:val="1"/>
          <w:iCs w:val="1"/>
          <w:color w:val="000000"/>
          <w:sz w:val="26"/>
          <w:szCs w:val="26"/>
          <w:rtl w:val="0"/>
        </w:rPr>
        <w:t xml:space="preserve">Vernacular Modernism: Heimat, Globalization, and the Built Environment.</w:t>
      </w:r>
      <w:r w:rsidDel="00000000" w:rsidR="00000000" w:rsidRPr="00000000">
        <w:rPr>
          <w:rFonts w:ascii="Garamond" w:cs="Garamond" w:eastAsia="Garamond" w:hAnsi="Garamond"/>
          <w:color w:val="000000"/>
          <w:sz w:val="26"/>
          <w:szCs w:val="26"/>
          <w:rtl w:val="0"/>
        </w:rPr>
        <w:t xml:space="preserve"> Stanford, CA: Stanford University Press.</w:t>
      </w:r>
      <w:r w:rsidDel="00000000" w:rsidR="00000000" w:rsidRPr="00000000">
        <w:rPr>
          <w:rtl w:val="0"/>
        </w:rPr>
      </w:r>
    </w:p>
    <w:p w:rsidR="00000000" w:rsidDel="00000000" w:rsidP="00000000" w:rsidRDefault="00000000" w:rsidRPr="00000000" w14:paraId="000000E1">
      <w:pPr>
        <w:pStyle w:val="Heading6"/>
        <w:keepNext w:val="0"/>
        <w:keepLines w:val="0"/>
        <w:pageBreakBefore w:val="0"/>
        <w:spacing w:after="0" w:lineRule="auto"/>
        <w:ind w:left="720"/>
        <w:jc w:val="both"/>
        <w:rPr/>
      </w:pPr>
      <w:bookmarkStart w:colFirst="0" w:colLast="0" w:name="_1x0gk37" w:id="80"/>
      <w:bookmarkEnd w:id="80"/>
      <w:r w:rsidDel="00000000" w:rsidR="00000000" w:rsidRPr="00000000">
        <w:rPr>
          <w:rFonts w:ascii="Garamond" w:cs="Garamond" w:eastAsia="Garamond" w:hAnsi="Garamond"/>
          <w:color w:val="000000"/>
          <w:sz w:val="26"/>
          <w:szCs w:val="26"/>
          <w:rtl w:val="0"/>
        </w:rPr>
        <w:t xml:space="preserve">Mannheim, Karl. 1952. “The Problems of Generations.” Pp. 276-322 in </w:t>
      </w:r>
      <w:r w:rsidDel="00000000" w:rsidR="00000000" w:rsidRPr="00000000">
        <w:rPr>
          <w:rFonts w:ascii="Garamond" w:cs="Garamond" w:eastAsia="Garamond" w:hAnsi="Garamond"/>
          <w:i w:val="1"/>
          <w:iCs w:val="1"/>
          <w:color w:val="000000"/>
          <w:sz w:val="26"/>
          <w:szCs w:val="26"/>
          <w:rtl w:val="0"/>
        </w:rPr>
        <w:t xml:space="preserve">Essays in the Sociology of Knowledge</w:t>
      </w:r>
      <w:r w:rsidDel="00000000" w:rsidR="00000000" w:rsidRPr="00000000">
        <w:rPr>
          <w:rFonts w:ascii="Garamond" w:cs="Garamond" w:eastAsia="Garamond" w:hAnsi="Garamond"/>
          <w:color w:val="000000"/>
          <w:sz w:val="26"/>
          <w:szCs w:val="26"/>
          <w:rtl w:val="0"/>
        </w:rPr>
        <w:t xml:space="preserve">. London, England: Routledge and Kegan Paul.</w:t>
      </w:r>
      <w:r w:rsidDel="00000000" w:rsidR="00000000" w:rsidRPr="00000000">
        <w:rPr>
          <w:rtl w:val="0"/>
        </w:rPr>
      </w:r>
    </w:p>
    <w:p w:rsidR="00000000" w:rsidDel="00000000" w:rsidP="00000000" w:rsidRDefault="00000000" w:rsidRPr="00000000" w14:paraId="000000E2">
      <w:pPr>
        <w:pStyle w:val="Heading6"/>
        <w:keepNext w:val="0"/>
        <w:keepLines w:val="0"/>
        <w:pageBreakBefore w:val="0"/>
        <w:spacing w:after="0" w:lineRule="auto"/>
        <w:ind w:left="720"/>
        <w:jc w:val="both"/>
        <w:rPr/>
      </w:pPr>
      <w:bookmarkStart w:colFirst="0" w:colLast="0" w:name="_4h042r0" w:id="81"/>
      <w:bookmarkEnd w:id="81"/>
      <w:r w:rsidDel="00000000" w:rsidR="00000000" w:rsidRPr="00000000">
        <w:rPr>
          <w:rFonts w:ascii="Garamond" w:cs="Garamond" w:eastAsia="Garamond" w:hAnsi="Garamond"/>
          <w:color w:val="000000"/>
          <w:sz w:val="26"/>
          <w:szCs w:val="26"/>
          <w:rtl w:val="0"/>
        </w:rPr>
        <w:t xml:space="preserve">Matthews, Jane De Hart. 1975. “Arts and the People: The New Deal Quest for a Cultural Democracy.” </w:t>
      </w:r>
      <w:r w:rsidDel="00000000" w:rsidR="00000000" w:rsidRPr="00000000">
        <w:rPr>
          <w:rFonts w:ascii="Garamond" w:cs="Garamond" w:eastAsia="Garamond" w:hAnsi="Garamond"/>
          <w:i w:val="1"/>
          <w:iCs w:val="1"/>
          <w:color w:val="000000"/>
          <w:sz w:val="26"/>
          <w:szCs w:val="26"/>
          <w:rtl w:val="0"/>
        </w:rPr>
        <w:t xml:space="preserve">The Journal of American History</w:t>
      </w:r>
      <w:r w:rsidDel="00000000" w:rsidR="00000000" w:rsidRPr="00000000">
        <w:rPr>
          <w:rFonts w:ascii="Garamond" w:cs="Garamond" w:eastAsia="Garamond" w:hAnsi="Garamond"/>
          <w:color w:val="000000"/>
          <w:sz w:val="26"/>
          <w:szCs w:val="26"/>
          <w:rtl w:val="0"/>
        </w:rPr>
        <w:t xml:space="preserve">. Vol. 62 (2): 316-339. </w:t>
      </w:r>
      <w:r w:rsidDel="00000000" w:rsidR="00000000" w:rsidRPr="00000000">
        <w:rPr>
          <w:rtl w:val="0"/>
        </w:rPr>
      </w:r>
    </w:p>
    <w:p w:rsidR="00000000" w:rsidDel="00000000" w:rsidP="00000000" w:rsidRDefault="00000000" w:rsidRPr="00000000" w14:paraId="000000E3">
      <w:pPr>
        <w:pStyle w:val="Heading6"/>
        <w:keepNext w:val="0"/>
        <w:keepLines w:val="0"/>
        <w:pageBreakBefore w:val="0"/>
        <w:spacing w:after="0" w:lineRule="auto"/>
        <w:ind w:left="720"/>
        <w:jc w:val="both"/>
        <w:rPr/>
      </w:pPr>
      <w:bookmarkStart w:colFirst="0" w:colLast="0" w:name="_2w5ecyt" w:id="82"/>
      <w:bookmarkEnd w:id="82"/>
      <w:r w:rsidDel="00000000" w:rsidR="00000000" w:rsidRPr="00000000">
        <w:rPr>
          <w:rFonts w:ascii="Garamond" w:cs="Garamond" w:eastAsia="Garamond" w:hAnsi="Garamond"/>
          <w:color w:val="000000"/>
          <w:sz w:val="26"/>
          <w:szCs w:val="26"/>
          <w:rtl w:val="0"/>
        </w:rPr>
        <w:t xml:space="preserve">McDonald, William F. 1969. Federal Relief Administration and the Arts. Ohio State University Press.</w:t>
      </w:r>
      <w:r w:rsidDel="00000000" w:rsidR="00000000" w:rsidRPr="00000000">
        <w:rPr>
          <w:rtl w:val="0"/>
        </w:rPr>
      </w:r>
    </w:p>
    <w:p w:rsidR="00000000" w:rsidDel="00000000" w:rsidP="00000000" w:rsidRDefault="00000000" w:rsidRPr="00000000" w14:paraId="000000E4">
      <w:pPr>
        <w:pStyle w:val="Heading6"/>
        <w:keepNext w:val="0"/>
        <w:keepLines w:val="0"/>
        <w:pageBreakBefore w:val="0"/>
        <w:spacing w:after="0" w:lineRule="auto"/>
        <w:ind w:left="720"/>
        <w:jc w:val="both"/>
        <w:rPr/>
      </w:pPr>
      <w:bookmarkStart w:colFirst="0" w:colLast="0" w:name="_1baon6m" w:id="83"/>
      <w:bookmarkEnd w:id="83"/>
      <w:r w:rsidDel="00000000" w:rsidR="00000000" w:rsidRPr="00000000">
        <w:rPr>
          <w:rFonts w:ascii="Garamond" w:cs="Garamond" w:eastAsia="Garamond" w:hAnsi="Garamond"/>
          <w:color w:val="000000"/>
          <w:sz w:val="26"/>
          <w:szCs w:val="26"/>
          <w:rtl w:val="0"/>
        </w:rPr>
        <w:t xml:space="preserve">Mears, Ashley. 2011. </w:t>
      </w:r>
      <w:r w:rsidDel="00000000" w:rsidR="00000000" w:rsidRPr="00000000">
        <w:rPr>
          <w:rFonts w:ascii="Garamond" w:cs="Garamond" w:eastAsia="Garamond" w:hAnsi="Garamond"/>
          <w:i w:val="1"/>
          <w:iCs w:val="1"/>
          <w:color w:val="000000"/>
          <w:sz w:val="26"/>
          <w:szCs w:val="26"/>
          <w:rtl w:val="0"/>
        </w:rPr>
        <w:t xml:space="preserve">Pricing Beauty: The Making of a Fashion Model</w:t>
      </w:r>
      <w:r w:rsidDel="00000000" w:rsidR="00000000" w:rsidRPr="00000000">
        <w:rPr>
          <w:rFonts w:ascii="Garamond" w:cs="Garamond" w:eastAsia="Garamond" w:hAnsi="Garamond"/>
          <w:color w:val="000000"/>
          <w:sz w:val="26"/>
          <w:szCs w:val="26"/>
          <w:rtl w:val="0"/>
        </w:rPr>
        <w:t xml:space="preserve">. Berkeley: University of California Press.</w:t>
      </w:r>
      <w:r w:rsidDel="00000000" w:rsidR="00000000" w:rsidRPr="00000000">
        <w:rPr>
          <w:rtl w:val="0"/>
        </w:rPr>
      </w:r>
    </w:p>
    <w:p w:rsidR="00000000" w:rsidDel="00000000" w:rsidP="00000000" w:rsidRDefault="00000000" w:rsidRPr="00000000" w14:paraId="000000E5">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Meyer, Karl E. 1979. </w:t>
      </w:r>
      <w:r w:rsidDel="00000000" w:rsidR="00000000" w:rsidRPr="00000000">
        <w:rPr>
          <w:rFonts w:ascii="Garamond" w:cs="Garamond" w:eastAsia="Garamond" w:hAnsi="Garamond"/>
          <w:i w:val="1"/>
          <w:iCs w:val="1"/>
          <w:color w:val="000000"/>
          <w:sz w:val="26"/>
          <w:szCs w:val="26"/>
          <w:rtl w:val="0"/>
        </w:rPr>
        <w:t xml:space="preserve">The Art Museum: Power, Money, Ethics</w:t>
      </w:r>
      <w:r w:rsidDel="00000000" w:rsidR="00000000" w:rsidRPr="00000000">
        <w:rPr>
          <w:rFonts w:ascii="Garamond" w:cs="Garamond" w:eastAsia="Garamond" w:hAnsi="Garamond"/>
          <w:color w:val="000000"/>
          <w:sz w:val="26"/>
          <w:szCs w:val="26"/>
          <w:rtl w:val="0"/>
        </w:rPr>
        <w:t xml:space="preserve">. New York: William Morrow.</w:t>
      </w:r>
      <w:r w:rsidDel="00000000" w:rsidR="00000000" w:rsidRPr="00000000">
        <w:rPr>
          <w:rtl w:val="0"/>
        </w:rPr>
      </w:r>
    </w:p>
    <w:p w:rsidR="00000000" w:rsidDel="00000000" w:rsidP="00000000" w:rsidRDefault="00000000" w:rsidRPr="00000000" w14:paraId="000000E6">
      <w:pPr>
        <w:pStyle w:val="Heading6"/>
        <w:keepNext w:val="0"/>
        <w:keepLines w:val="0"/>
        <w:pageBreakBefore w:val="0"/>
        <w:spacing w:after="0" w:lineRule="auto"/>
        <w:ind w:left="720"/>
        <w:jc w:val="both"/>
        <w:rPr/>
      </w:pPr>
      <w:bookmarkStart w:colFirst="0" w:colLast="0" w:name="_3vac5uf" w:id="84"/>
      <w:bookmarkEnd w:id="84"/>
      <w:r w:rsidDel="00000000" w:rsidR="00000000" w:rsidRPr="00000000">
        <w:rPr>
          <w:rFonts w:ascii="Garamond" w:cs="Garamond" w:eastAsia="Garamond" w:hAnsi="Garamond"/>
          <w:color w:val="000000"/>
          <w:sz w:val="26"/>
          <w:szCs w:val="26"/>
          <w:rtl w:val="0"/>
        </w:rPr>
        <w:t xml:space="preserve">N.A. 1936. “Art: Government Inspiration.”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March 2. </w:t>
      </w:r>
      <w:r w:rsidDel="00000000" w:rsidR="00000000" w:rsidRPr="00000000">
        <w:rPr>
          <w:rtl w:val="0"/>
        </w:rPr>
      </w:r>
    </w:p>
    <w:p w:rsidR="00000000" w:rsidDel="00000000" w:rsidP="00000000" w:rsidRDefault="00000000" w:rsidRPr="00000000" w14:paraId="000000E7">
      <w:pPr>
        <w:pStyle w:val="Heading6"/>
        <w:keepNext w:val="0"/>
        <w:keepLines w:val="0"/>
        <w:pageBreakBefore w:val="0"/>
        <w:spacing w:after="0" w:lineRule="auto"/>
        <w:ind w:left="720"/>
        <w:jc w:val="both"/>
        <w:rPr/>
      </w:pPr>
      <w:bookmarkStart w:colFirst="0" w:colLast="0" w:name="_2afmg28" w:id="85"/>
      <w:bookmarkEnd w:id="85"/>
      <w:r w:rsidDel="00000000" w:rsidR="00000000" w:rsidRPr="00000000">
        <w:rPr>
          <w:rFonts w:ascii="Garamond" w:cs="Garamond" w:eastAsia="Garamond" w:hAnsi="Garamond"/>
          <w:color w:val="000000"/>
          <w:sz w:val="26"/>
          <w:szCs w:val="26"/>
          <w:rtl w:val="0"/>
        </w:rPr>
        <w:t xml:space="preserve">N.A. 1936. “Music: Relief Melodies.”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April 13. </w:t>
      </w:r>
      <w:r w:rsidDel="00000000" w:rsidR="00000000" w:rsidRPr="00000000">
        <w:rPr>
          <w:rtl w:val="0"/>
        </w:rPr>
      </w:r>
    </w:p>
    <w:p w:rsidR="00000000" w:rsidDel="00000000" w:rsidP="00000000" w:rsidRDefault="00000000" w:rsidRPr="00000000" w14:paraId="000000E8">
      <w:pPr>
        <w:pStyle w:val="Heading6"/>
        <w:keepNext w:val="0"/>
        <w:keepLines w:val="0"/>
        <w:pageBreakBefore w:val="0"/>
        <w:spacing w:after="0" w:lineRule="auto"/>
        <w:ind w:left="720"/>
        <w:jc w:val="both"/>
        <w:rPr>
          <w:rFonts w:ascii="Garamond" w:cs="Garamond" w:eastAsia="Garamond" w:hAnsi="Garamond"/>
          <w:sz w:val="26"/>
          <w:szCs w:val="26"/>
        </w:rPr>
      </w:pPr>
      <w:bookmarkStart w:colFirst="0" w:colLast="0" w:name="_pkwqa1" w:id="86"/>
      <w:bookmarkEnd w:id="86"/>
      <w:r w:rsidDel="00000000" w:rsidR="00000000" w:rsidRPr="00000000">
        <w:rPr>
          <w:rFonts w:ascii="Garamond" w:cs="Garamond" w:eastAsia="Garamond" w:hAnsi="Garamond"/>
          <w:color w:val="000000"/>
          <w:sz w:val="26"/>
          <w:szCs w:val="26"/>
          <w:rtl w:val="0"/>
        </w:rPr>
        <w:t xml:space="preserve">N.A. 1963. “Background Information on Museum of Primitive Art,” Spring 1963, Official Business, Visual Resource Archive, Department of the Arts of Africa, Oceania, and the Americas. The Metropolitan Museum of Art, New York.</w:t>
      </w:r>
      <w:r w:rsidDel="00000000" w:rsidR="00000000" w:rsidRPr="00000000">
        <w:rPr>
          <w:rtl w:val="0"/>
        </w:rPr>
      </w:r>
    </w:p>
    <w:p w:rsidR="00000000" w:rsidDel="00000000" w:rsidP="00000000" w:rsidRDefault="00000000" w:rsidRPr="00000000" w14:paraId="000000E9">
      <w:pPr>
        <w:pStyle w:val="Heading6"/>
        <w:keepNext w:val="0"/>
        <w:keepLines w:val="0"/>
        <w:pageBreakBefore w:val="0"/>
        <w:spacing w:after="0" w:lineRule="auto"/>
        <w:ind w:left="720"/>
        <w:jc w:val="both"/>
        <w:rPr/>
      </w:pPr>
      <w:bookmarkStart w:colFirst="0" w:colLast="0" w:name="_39kk8xu" w:id="87"/>
      <w:bookmarkEnd w:id="87"/>
      <w:r w:rsidDel="00000000" w:rsidR="00000000" w:rsidRPr="00000000">
        <w:rPr>
          <w:rFonts w:ascii="Garamond" w:cs="Garamond" w:eastAsia="Garamond" w:hAnsi="Garamond"/>
          <w:color w:val="000000"/>
          <w:sz w:val="26"/>
          <w:szCs w:val="26"/>
          <w:rtl w:val="0"/>
        </w:rPr>
        <w:t xml:space="preserve">N.A. 2013. “Smithsonian Folklife Festival: Mission and History.” </w:t>
      </w:r>
      <w:hyperlink r:id="rId13">
        <w:r w:rsidDel="00000000" w:rsidR="00000000" w:rsidRPr="00000000">
          <w:rPr>
            <w:rFonts w:ascii="Garamond" w:cs="Garamond" w:eastAsia="Garamond" w:hAnsi="Garamond"/>
            <w:color w:val="1155cc"/>
            <w:sz w:val="26"/>
            <w:szCs w:val="26"/>
            <w:u w:val="single"/>
            <w:rtl w:val="0"/>
          </w:rPr>
          <w:t xml:space="preserve">http://www.festival.si.edu/about-us/mission-and-history/smithsonian</w:t>
        </w:r>
      </w:hyperlink>
      <w:r w:rsidDel="00000000" w:rsidR="00000000" w:rsidRPr="00000000">
        <w:rPr>
          <w:rFonts w:ascii="Garamond" w:cs="Garamond" w:eastAsia="Garamond" w:hAnsi="Garamond"/>
          <w:color w:val="000000"/>
          <w:sz w:val="26"/>
          <w:szCs w:val="26"/>
          <w:rtl w:val="0"/>
        </w:rPr>
        <w:t xml:space="preserve">. Accessed March 30, 2016.</w:t>
      </w:r>
      <w:r w:rsidDel="00000000" w:rsidR="00000000" w:rsidRPr="00000000">
        <w:rPr>
          <w:rtl w:val="0"/>
        </w:rPr>
      </w:r>
    </w:p>
    <w:p w:rsidR="00000000" w:rsidDel="00000000" w:rsidP="00000000" w:rsidRDefault="00000000" w:rsidRPr="00000000" w14:paraId="000000EA">
      <w:pPr>
        <w:pStyle w:val="Heading6"/>
        <w:keepNext w:val="0"/>
        <w:keepLines w:val="0"/>
        <w:pageBreakBefore w:val="0"/>
        <w:spacing w:after="0" w:lineRule="auto"/>
        <w:ind w:left="720"/>
        <w:jc w:val="both"/>
        <w:rPr/>
      </w:pPr>
      <w:bookmarkStart w:colFirst="0" w:colLast="0" w:name="_1opuj5n" w:id="88"/>
      <w:bookmarkEnd w:id="88"/>
      <w:r w:rsidDel="00000000" w:rsidR="00000000" w:rsidRPr="00000000">
        <w:rPr>
          <w:rFonts w:ascii="Garamond" w:cs="Garamond" w:eastAsia="Garamond" w:hAnsi="Garamond"/>
          <w:color w:val="000000"/>
          <w:sz w:val="26"/>
          <w:szCs w:val="26"/>
          <w:rtl w:val="0"/>
        </w:rPr>
        <w:t xml:space="preserve">The National Research Center of the Arts. Americans and the Arts. 1973. ICPSR35575-v1. Ann Arbor, MI: Inter-university Consortium for Political and Social Research [distributor], 2015-03-19. </w:t>
      </w:r>
      <w:hyperlink r:id="rId14">
        <w:r w:rsidDel="00000000" w:rsidR="00000000" w:rsidRPr="00000000">
          <w:rPr>
            <w:rFonts w:ascii="Garamond" w:cs="Garamond" w:eastAsia="Garamond" w:hAnsi="Garamond"/>
            <w:color w:val="1155cc"/>
            <w:sz w:val="26"/>
            <w:szCs w:val="26"/>
            <w:u w:val="single"/>
            <w:rtl w:val="0"/>
          </w:rPr>
          <w:t xml:space="preserve">http://doi.org/10.3886/ICPSR35575.v1</w:t>
        </w:r>
      </w:hyperlink>
      <w:r w:rsidDel="00000000" w:rsidR="00000000" w:rsidRPr="00000000">
        <w:rPr>
          <w:rtl w:val="0"/>
        </w:rPr>
      </w:r>
    </w:p>
    <w:p w:rsidR="00000000" w:rsidDel="00000000" w:rsidP="00000000" w:rsidRDefault="00000000" w:rsidRPr="00000000" w14:paraId="000000EB">
      <w:pPr>
        <w:pStyle w:val="Heading6"/>
        <w:keepNext w:val="0"/>
        <w:keepLines w:val="0"/>
        <w:pageBreakBefore w:val="0"/>
        <w:spacing w:after="0" w:lineRule="auto"/>
        <w:ind w:left="720"/>
        <w:jc w:val="both"/>
        <w:rPr/>
      </w:pPr>
      <w:r w:rsidDel="00000000" w:rsidR="00000000" w:rsidRPr="00000000">
        <w:rPr>
          <w:rFonts w:ascii="Garamond" w:cs="Garamond" w:eastAsia="Garamond" w:hAnsi="Garamond"/>
          <w:color w:val="000000"/>
          <w:sz w:val="26"/>
          <w:szCs w:val="26"/>
          <w:rtl w:val="0"/>
        </w:rPr>
        <w:t xml:space="preserve">O’Connor, Francis. 1969. </w:t>
      </w:r>
      <w:r w:rsidDel="00000000" w:rsidR="00000000" w:rsidRPr="00000000">
        <w:rPr>
          <w:rFonts w:ascii="Garamond" w:cs="Garamond" w:eastAsia="Garamond" w:hAnsi="Garamond"/>
          <w:i w:val="1"/>
          <w:iCs w:val="1"/>
          <w:color w:val="000000"/>
          <w:sz w:val="26"/>
          <w:szCs w:val="26"/>
          <w:rtl w:val="0"/>
        </w:rPr>
        <w:t xml:space="preserve">Federal Support for the Visual Arts: The New Deal and the Now</w:t>
      </w:r>
      <w:r w:rsidDel="00000000" w:rsidR="00000000" w:rsidRPr="00000000">
        <w:rPr>
          <w:rFonts w:ascii="Garamond" w:cs="Garamond" w:eastAsia="Garamond" w:hAnsi="Garamond"/>
          <w:color w:val="000000"/>
          <w:sz w:val="26"/>
          <w:szCs w:val="26"/>
          <w:rtl w:val="0"/>
        </w:rPr>
        <w:t xml:space="preserve">. Greenwich, CT: New York Graphic Society.</w:t>
      </w:r>
      <w:r w:rsidDel="00000000" w:rsidR="00000000" w:rsidRPr="00000000">
        <w:rPr>
          <w:rtl w:val="0"/>
        </w:rPr>
      </w:r>
    </w:p>
    <w:p w:rsidR="00000000" w:rsidDel="00000000" w:rsidP="00000000" w:rsidRDefault="00000000" w:rsidRPr="00000000" w14:paraId="000000EC">
      <w:pPr>
        <w:pStyle w:val="Heading6"/>
        <w:keepNext w:val="0"/>
        <w:keepLines w:val="0"/>
        <w:pageBreakBefore w:val="0"/>
        <w:spacing w:after="0" w:lineRule="auto"/>
        <w:ind w:left="720"/>
        <w:jc w:val="both"/>
        <w:rPr/>
      </w:pPr>
      <w:bookmarkStart w:colFirst="0" w:colLast="0" w:name="_48pi1tg" w:id="89"/>
      <w:bookmarkEnd w:id="89"/>
      <w:r w:rsidDel="00000000" w:rsidR="00000000" w:rsidRPr="00000000">
        <w:rPr>
          <w:rFonts w:ascii="Garamond" w:cs="Garamond" w:eastAsia="Garamond" w:hAnsi="Garamond"/>
          <w:color w:val="000000"/>
          <w:sz w:val="26"/>
          <w:szCs w:val="26"/>
          <w:rtl w:val="0"/>
        </w:rPr>
        <w:t xml:space="preserve">Ocejo, Richard E. 2014. “Show the Animal: Constructing and Communicating New Elite Food Tastes at Upscale Butcher Shops.”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w:t>
      </w:r>
      <w:r w:rsidDel="00000000" w:rsidR="00000000" w:rsidRPr="00000000">
        <w:rPr>
          <w:rFonts w:ascii="Garamond" w:cs="Garamond" w:eastAsia="Garamond" w:hAnsi="Garamond"/>
          <w:color w:val="000000"/>
          <w:sz w:val="26"/>
          <w:szCs w:val="26"/>
          <w:rtl w:val="0"/>
        </w:rPr>
        <w:t xml:space="preserve">47: 106-121.</w:t>
      </w:r>
      <w:r w:rsidDel="00000000" w:rsidR="00000000" w:rsidRPr="00000000">
        <w:rPr>
          <w:rtl w:val="0"/>
        </w:rPr>
      </w:r>
    </w:p>
    <w:p w:rsidR="00000000" w:rsidDel="00000000" w:rsidP="00000000" w:rsidRDefault="00000000" w:rsidRPr="00000000" w14:paraId="000000ED">
      <w:pPr>
        <w:pStyle w:val="Heading6"/>
        <w:keepNext w:val="0"/>
        <w:keepLines w:val="0"/>
        <w:pageBreakBefore w:val="0"/>
        <w:spacing w:after="0" w:lineRule="auto"/>
        <w:ind w:left="720"/>
        <w:jc w:val="both"/>
        <w:rPr/>
      </w:pPr>
      <w:bookmarkStart w:colFirst="0" w:colLast="0" w:name="_2nusc19" w:id="90"/>
      <w:bookmarkEnd w:id="90"/>
      <w:r w:rsidDel="00000000" w:rsidR="00000000" w:rsidRPr="00000000">
        <w:rPr>
          <w:rFonts w:ascii="Garamond" w:cs="Garamond" w:eastAsia="Garamond" w:hAnsi="Garamond"/>
          <w:color w:val="000000"/>
          <w:sz w:val="26"/>
          <w:szCs w:val="26"/>
          <w:rtl w:val="0"/>
        </w:rPr>
        <w:t xml:space="preserve">Park, Marlene and Gerald E. Markowitz. 1984. </w:t>
      </w:r>
      <w:r w:rsidDel="00000000" w:rsidR="00000000" w:rsidRPr="00000000">
        <w:rPr>
          <w:rFonts w:ascii="Garamond" w:cs="Garamond" w:eastAsia="Garamond" w:hAnsi="Garamond"/>
          <w:i w:val="1"/>
          <w:iCs w:val="1"/>
          <w:color w:val="000000"/>
          <w:sz w:val="26"/>
          <w:szCs w:val="26"/>
          <w:rtl w:val="0"/>
        </w:rPr>
        <w:t xml:space="preserve">Democratic Vistas: Post Offices and Public Art in the New Deal</w:t>
      </w:r>
      <w:r w:rsidDel="00000000" w:rsidR="00000000" w:rsidRPr="00000000">
        <w:rPr>
          <w:rFonts w:ascii="Garamond" w:cs="Garamond" w:eastAsia="Garamond" w:hAnsi="Garamond"/>
          <w:color w:val="000000"/>
          <w:sz w:val="26"/>
          <w:szCs w:val="26"/>
          <w:rtl w:val="0"/>
        </w:rPr>
        <w:t xml:space="preserve">. Philadelphia: Temple University Press.</w:t>
      </w:r>
      <w:r w:rsidDel="00000000" w:rsidR="00000000" w:rsidRPr="00000000">
        <w:rPr>
          <w:rtl w:val="0"/>
        </w:rPr>
      </w:r>
    </w:p>
    <w:p w:rsidR="00000000" w:rsidDel="00000000" w:rsidP="00000000" w:rsidRDefault="00000000" w:rsidRPr="00000000" w14:paraId="000000EE">
      <w:pPr>
        <w:pStyle w:val="Heading6"/>
        <w:keepNext w:val="0"/>
        <w:keepLines w:val="0"/>
        <w:pageBreakBefore w:val="0"/>
        <w:spacing w:after="0" w:lineRule="auto"/>
        <w:ind w:left="720"/>
        <w:jc w:val="both"/>
        <w:rPr/>
      </w:pPr>
      <w:bookmarkStart w:colFirst="0" w:colLast="0" w:name="_1302m92" w:id="91"/>
      <w:bookmarkEnd w:id="91"/>
      <w:r w:rsidDel="00000000" w:rsidR="00000000" w:rsidRPr="00000000">
        <w:rPr>
          <w:rFonts w:ascii="Garamond" w:cs="Garamond" w:eastAsia="Garamond" w:hAnsi="Garamond"/>
          <w:color w:val="000000"/>
          <w:sz w:val="26"/>
          <w:szCs w:val="26"/>
          <w:rtl w:val="0"/>
        </w:rPr>
        <w:t xml:space="preserve">Peterson, Richard A. 2005. “Problems in Comparative Research: The Example of Omnnivorousness.”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33:257-282.</w:t>
      </w:r>
      <w:r w:rsidDel="00000000" w:rsidR="00000000" w:rsidRPr="00000000">
        <w:rPr>
          <w:rtl w:val="0"/>
        </w:rPr>
      </w:r>
    </w:p>
    <w:p w:rsidR="00000000" w:rsidDel="00000000" w:rsidP="00000000" w:rsidRDefault="00000000" w:rsidRPr="00000000" w14:paraId="000000EF">
      <w:pPr>
        <w:pStyle w:val="Heading6"/>
        <w:keepNext w:val="0"/>
        <w:keepLines w:val="0"/>
        <w:pageBreakBefore w:val="0"/>
        <w:spacing w:after="0" w:lineRule="auto"/>
        <w:ind w:left="720"/>
        <w:jc w:val="both"/>
        <w:rPr/>
      </w:pPr>
      <w:bookmarkStart w:colFirst="0" w:colLast="0" w:name="_3mzq4wv" w:id="92"/>
      <w:bookmarkEnd w:id="92"/>
      <w:r w:rsidDel="00000000" w:rsidR="00000000" w:rsidRPr="00000000">
        <w:rPr>
          <w:rFonts w:ascii="Garamond" w:cs="Garamond" w:eastAsia="Garamond" w:hAnsi="Garamond"/>
          <w:color w:val="000000"/>
          <w:sz w:val="26"/>
          <w:szCs w:val="26"/>
          <w:rtl w:val="0"/>
        </w:rPr>
        <w:t xml:space="preserve">Peterson, Richard A. and Albert Simkus. 1992. "How Musical Taste Groups Mark Occupational Status Groups." Pp. 152-68 in </w:t>
      </w:r>
      <w:r w:rsidDel="00000000" w:rsidR="00000000" w:rsidRPr="00000000">
        <w:rPr>
          <w:rFonts w:ascii="Garamond" w:cs="Garamond" w:eastAsia="Garamond" w:hAnsi="Garamond"/>
          <w:i w:val="1"/>
          <w:iCs w:val="1"/>
          <w:color w:val="000000"/>
          <w:sz w:val="26"/>
          <w:szCs w:val="26"/>
          <w:rtl w:val="0"/>
        </w:rPr>
        <w:t xml:space="preserve">Cultivating Differences: Symbolic Boundaries and the Making of Inequality</w:t>
      </w:r>
      <w:r w:rsidDel="00000000" w:rsidR="00000000" w:rsidRPr="00000000">
        <w:rPr>
          <w:rFonts w:ascii="Garamond" w:cs="Garamond" w:eastAsia="Garamond" w:hAnsi="Garamond"/>
          <w:color w:val="000000"/>
          <w:sz w:val="26"/>
          <w:szCs w:val="26"/>
          <w:rtl w:val="0"/>
        </w:rPr>
        <w:t xml:space="preserve">, edited by M. Lamont and M. Fournier. Chicago, IL: University of Chicago Press.</w:t>
      </w:r>
      <w:r w:rsidDel="00000000" w:rsidR="00000000" w:rsidRPr="00000000">
        <w:rPr>
          <w:rtl w:val="0"/>
        </w:rPr>
      </w:r>
    </w:p>
    <w:p w:rsidR="00000000" w:rsidDel="00000000" w:rsidP="00000000" w:rsidRDefault="00000000" w:rsidRPr="00000000" w14:paraId="000000F0">
      <w:pPr>
        <w:pStyle w:val="Heading6"/>
        <w:keepNext w:val="0"/>
        <w:keepLines w:val="0"/>
        <w:pageBreakBefore w:val="0"/>
        <w:spacing w:after="0" w:lineRule="auto"/>
        <w:ind w:left="720"/>
        <w:jc w:val="both"/>
        <w:rPr/>
      </w:pPr>
      <w:bookmarkStart w:colFirst="0" w:colLast="0" w:name="_2250f4o" w:id="93"/>
      <w:bookmarkEnd w:id="93"/>
      <w:r w:rsidDel="00000000" w:rsidR="00000000" w:rsidRPr="00000000">
        <w:rPr>
          <w:rFonts w:ascii="Garamond" w:cs="Garamond" w:eastAsia="Garamond" w:hAnsi="Garamond"/>
          <w:color w:val="000000"/>
          <w:sz w:val="26"/>
          <w:szCs w:val="26"/>
          <w:rtl w:val="0"/>
        </w:rPr>
        <w:t xml:space="preserve">Peterson, Richard A. and Roger M. Kern. 1996. “Changing Highbrow Taste: From Snob to Omnivore.”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Vol. 61: 900-907.</w:t>
      </w:r>
      <w:r w:rsidDel="00000000" w:rsidR="00000000" w:rsidRPr="00000000">
        <w:rPr>
          <w:rtl w:val="0"/>
        </w:rPr>
      </w:r>
    </w:p>
    <w:p w:rsidR="00000000" w:rsidDel="00000000" w:rsidP="00000000" w:rsidRDefault="00000000" w:rsidRPr="00000000" w14:paraId="000000F1">
      <w:pPr>
        <w:pStyle w:val="Heading6"/>
        <w:keepNext w:val="0"/>
        <w:keepLines w:val="0"/>
        <w:pageBreakBefore w:val="0"/>
        <w:spacing w:after="0" w:lineRule="auto"/>
        <w:ind w:left="720"/>
        <w:jc w:val="both"/>
        <w:rPr/>
      </w:pPr>
      <w:bookmarkStart w:colFirst="0" w:colLast="0" w:name="_allhfpubpa3b" w:id="94"/>
      <w:bookmarkEnd w:id="94"/>
      <w:r w:rsidDel="00000000" w:rsidR="00000000" w:rsidRPr="00000000">
        <w:rPr>
          <w:rFonts w:ascii="Garamond" w:cs="Garamond" w:eastAsia="Garamond" w:hAnsi="Garamond"/>
          <w:color w:val="000000"/>
          <w:sz w:val="26"/>
          <w:szCs w:val="26"/>
          <w:rtl w:val="0"/>
        </w:rPr>
        <w:t xml:space="preserve">Peterson, Richard A. and Gabriel Rossman. 2008. “Changing Arts Audiences: Capitalizing on Omnivorousness.” Pp. 307-342 in Steven Tepper and Bill Ivey (eds). </w:t>
      </w:r>
      <w:r w:rsidDel="00000000" w:rsidR="00000000" w:rsidRPr="00000000">
        <w:rPr>
          <w:rFonts w:ascii="Garamond" w:cs="Garamond" w:eastAsia="Garamond" w:hAnsi="Garamond"/>
          <w:i w:val="1"/>
          <w:iCs w:val="1"/>
          <w:color w:val="000000"/>
          <w:sz w:val="26"/>
          <w:szCs w:val="26"/>
          <w:rtl w:val="0"/>
        </w:rPr>
        <w:t xml:space="preserve">Engaging Art: The Next Great Transformation of Americans’ Cultural Life</w:t>
      </w:r>
      <w:r w:rsidDel="00000000" w:rsidR="00000000" w:rsidRPr="00000000">
        <w:rPr>
          <w:rFonts w:ascii="Garamond" w:cs="Garamond" w:eastAsia="Garamond" w:hAnsi="Garamond"/>
          <w:color w:val="000000"/>
          <w:sz w:val="26"/>
          <w:szCs w:val="26"/>
          <w:rtl w:val="0"/>
        </w:rPr>
        <w:t xml:space="preserve">. New York: Routledge. </w:t>
      </w:r>
      <w:r w:rsidDel="00000000" w:rsidR="00000000" w:rsidRPr="00000000">
        <w:rPr>
          <w:rtl w:val="0"/>
        </w:rPr>
      </w:r>
    </w:p>
    <w:p w:rsidR="00000000" w:rsidDel="00000000" w:rsidP="00000000" w:rsidRDefault="00000000" w:rsidRPr="00000000" w14:paraId="000000F2">
      <w:pPr>
        <w:pStyle w:val="Heading6"/>
        <w:keepNext w:val="0"/>
        <w:keepLines w:val="0"/>
        <w:pageBreakBefore w:val="0"/>
        <w:spacing w:after="0" w:lineRule="auto"/>
        <w:ind w:left="720"/>
        <w:jc w:val="both"/>
        <w:rPr/>
      </w:pPr>
      <w:bookmarkStart w:colFirst="0" w:colLast="0" w:name="_haapch" w:id="95"/>
      <w:bookmarkEnd w:id="95"/>
      <w:r w:rsidDel="00000000" w:rsidR="00000000" w:rsidRPr="00000000">
        <w:rPr>
          <w:rFonts w:ascii="Garamond" w:cs="Garamond" w:eastAsia="Garamond" w:hAnsi="Garamond"/>
          <w:color w:val="000000"/>
          <w:sz w:val="26"/>
          <w:szCs w:val="26"/>
          <w:rtl w:val="0"/>
        </w:rPr>
        <w:t xml:space="preserve">Prieur, Annick, and Mike Savage. 2013. “Emerging forms of cultural capital.” </w:t>
      </w:r>
      <w:r w:rsidDel="00000000" w:rsidR="00000000" w:rsidRPr="00000000">
        <w:rPr>
          <w:rFonts w:ascii="Garamond" w:cs="Garamond" w:eastAsia="Garamond" w:hAnsi="Garamond"/>
          <w:i w:val="1"/>
          <w:iCs w:val="1"/>
          <w:color w:val="000000"/>
          <w:sz w:val="26"/>
          <w:szCs w:val="26"/>
          <w:rtl w:val="0"/>
        </w:rPr>
        <w:t xml:space="preserve">European Societies</w:t>
      </w:r>
      <w:r w:rsidDel="00000000" w:rsidR="00000000" w:rsidRPr="00000000">
        <w:rPr>
          <w:rFonts w:ascii="Garamond" w:cs="Garamond" w:eastAsia="Garamond" w:hAnsi="Garamond"/>
          <w:color w:val="000000"/>
          <w:sz w:val="26"/>
          <w:szCs w:val="26"/>
          <w:rtl w:val="0"/>
        </w:rPr>
        <w:t xml:space="preserve"> 15: 246-267.</w:t>
      </w:r>
      <w:r w:rsidDel="00000000" w:rsidR="00000000" w:rsidRPr="00000000">
        <w:rPr>
          <w:rtl w:val="0"/>
        </w:rPr>
      </w:r>
    </w:p>
    <w:p w:rsidR="00000000" w:rsidDel="00000000" w:rsidP="00000000" w:rsidRDefault="00000000" w:rsidRPr="00000000" w14:paraId="000000F3">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8kn2tjfdnim7" w:id="96"/>
      <w:bookmarkEnd w:id="96"/>
      <w:r w:rsidDel="00000000" w:rsidR="00000000" w:rsidRPr="00000000">
        <w:rPr>
          <w:rFonts w:ascii="Garamond" w:cs="Garamond" w:eastAsia="Garamond" w:hAnsi="Garamond"/>
          <w:color w:val="000000"/>
          <w:sz w:val="26"/>
          <w:szCs w:val="26"/>
          <w:rtl w:val="0"/>
        </w:rPr>
        <w:t xml:space="preserve">Reither, Eric N., Kenneth C. Land, Sun Y. Jeon, Daniel A. Powers, Ryan K. Masters, Hui Zheng, Melissa A. Hardy et al. 2015. “Clarifying hierarchical age–period–cohort models: A rejoinder to Bell and Jones.” </w:t>
      </w:r>
      <w:r w:rsidDel="00000000" w:rsidR="00000000" w:rsidRPr="00000000">
        <w:rPr>
          <w:rFonts w:ascii="Garamond" w:cs="Garamond" w:eastAsia="Garamond" w:hAnsi="Garamond"/>
          <w:i w:val="1"/>
          <w:iCs w:val="1"/>
          <w:color w:val="000000"/>
          <w:sz w:val="26"/>
          <w:szCs w:val="26"/>
          <w:rtl w:val="0"/>
        </w:rPr>
        <w:t xml:space="preserve">Social Science &amp; Medicine</w:t>
      </w:r>
      <w:r w:rsidDel="00000000" w:rsidR="00000000" w:rsidRPr="00000000">
        <w:rPr>
          <w:rFonts w:ascii="Garamond" w:cs="Garamond" w:eastAsia="Garamond" w:hAnsi="Garamond"/>
          <w:color w:val="000000"/>
          <w:sz w:val="26"/>
          <w:szCs w:val="26"/>
          <w:rtl w:val="0"/>
        </w:rPr>
        <w:t xml:space="preserve"> 145: 125-128.</w:t>
      </w:r>
    </w:p>
    <w:p w:rsidR="00000000" w:rsidDel="00000000" w:rsidP="00000000" w:rsidRDefault="00000000" w:rsidRPr="00000000" w14:paraId="000000F4">
      <w:pPr>
        <w:pStyle w:val="Heading6"/>
        <w:keepNext w:val="0"/>
        <w:keepLines w:val="0"/>
        <w:pageBreakBefore w:val="0"/>
        <w:spacing w:after="0" w:lineRule="auto"/>
        <w:ind w:left="720"/>
        <w:jc w:val="both"/>
        <w:rPr/>
      </w:pPr>
      <w:bookmarkStart w:colFirst="0" w:colLast="0" w:name="_49095geofffh" w:id="97"/>
      <w:bookmarkEnd w:id="97"/>
      <w:r w:rsidDel="00000000" w:rsidR="00000000" w:rsidRPr="00000000">
        <w:rPr>
          <w:rFonts w:ascii="Garamond" w:cs="Garamond" w:eastAsia="Garamond" w:hAnsi="Garamond"/>
          <w:color w:val="000000"/>
          <w:sz w:val="26"/>
          <w:szCs w:val="26"/>
          <w:rtl w:val="0"/>
        </w:rPr>
        <w:t xml:space="preserve">Reeves, Aaron. 2015. “Age-period-cohort and cultural engagement.” Pp. 116-131 in L. Hanquinet and M. Savage (Eds). </w:t>
      </w:r>
      <w:r w:rsidDel="00000000" w:rsidR="00000000" w:rsidRPr="00000000">
        <w:rPr>
          <w:rFonts w:ascii="Garamond" w:cs="Garamond" w:eastAsia="Garamond" w:hAnsi="Garamond"/>
          <w:i w:val="1"/>
          <w:iCs w:val="1"/>
          <w:color w:val="000000"/>
          <w:sz w:val="26"/>
          <w:szCs w:val="26"/>
          <w:rtl w:val="0"/>
        </w:rPr>
        <w:t xml:space="preserve">Routledge International Handbook of the Sociology of Art and Culture</w:t>
      </w:r>
      <w:r w:rsidDel="00000000" w:rsidR="00000000" w:rsidRPr="00000000">
        <w:rPr>
          <w:rFonts w:ascii="Garamond" w:cs="Garamond" w:eastAsia="Garamond" w:hAnsi="Garamond"/>
          <w:color w:val="000000"/>
          <w:sz w:val="26"/>
          <w:szCs w:val="26"/>
          <w:rtl w:val="0"/>
        </w:rPr>
        <w:t xml:space="preserve">. London: Routledge. </w:t>
      </w:r>
      <w:r w:rsidDel="00000000" w:rsidR="00000000" w:rsidRPr="00000000">
        <w:rPr>
          <w:rtl w:val="0"/>
        </w:rPr>
      </w:r>
    </w:p>
    <w:p w:rsidR="00000000" w:rsidDel="00000000" w:rsidP="00000000" w:rsidRDefault="00000000" w:rsidRPr="00000000" w14:paraId="000000F5">
      <w:pPr>
        <w:pStyle w:val="Heading6"/>
        <w:keepNext w:val="0"/>
        <w:keepLines w:val="0"/>
        <w:pageBreakBefore w:val="0"/>
        <w:spacing w:after="0" w:lineRule="auto"/>
        <w:ind w:left="720"/>
        <w:jc w:val="both"/>
        <w:rPr/>
      </w:pPr>
      <w:bookmarkStart w:colFirst="0" w:colLast="0" w:name="_40ew0vw" w:id="98"/>
      <w:bookmarkEnd w:id="98"/>
      <w:r w:rsidDel="00000000" w:rsidR="00000000" w:rsidRPr="00000000">
        <w:rPr>
          <w:rFonts w:ascii="Garamond" w:cs="Garamond" w:eastAsia="Garamond" w:hAnsi="Garamond"/>
          <w:color w:val="000000"/>
          <w:sz w:val="26"/>
          <w:szCs w:val="26"/>
          <w:rtl w:val="0"/>
        </w:rPr>
        <w:t xml:space="preserve">Rossman, Gabriel. 2012 </w:t>
      </w:r>
      <w:r w:rsidDel="00000000" w:rsidR="00000000" w:rsidRPr="00000000">
        <w:rPr>
          <w:rFonts w:ascii="Garamond" w:cs="Garamond" w:eastAsia="Garamond" w:hAnsi="Garamond"/>
          <w:i w:val="1"/>
          <w:iCs w:val="1"/>
          <w:color w:val="000000"/>
          <w:sz w:val="26"/>
          <w:szCs w:val="26"/>
          <w:rtl w:val="0"/>
        </w:rPr>
        <w:t xml:space="preserve">Climbing The Charts: What Radio Airplay Tells Us About The Diffusion of Innovation</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F6">
      <w:pPr>
        <w:pStyle w:val="Heading6"/>
        <w:keepNext w:val="0"/>
        <w:keepLines w:val="0"/>
        <w:pageBreakBefore w:val="0"/>
        <w:spacing w:after="0" w:lineRule="auto"/>
        <w:ind w:left="720"/>
        <w:jc w:val="both"/>
        <w:rPr/>
      </w:pPr>
      <w:bookmarkStart w:colFirst="0" w:colLast="0" w:name="_2fk6b3p" w:id="99"/>
      <w:bookmarkEnd w:id="99"/>
      <w:r w:rsidDel="00000000" w:rsidR="00000000" w:rsidRPr="00000000">
        <w:rPr>
          <w:rFonts w:ascii="Garamond" w:cs="Garamond" w:eastAsia="Garamond" w:hAnsi="Garamond"/>
          <w:color w:val="000000"/>
          <w:sz w:val="26"/>
          <w:szCs w:val="26"/>
          <w:rtl w:val="0"/>
        </w:rPr>
        <w:t xml:space="preserve">Rossman, Gabriel and Richard A. Peterson. 2015. “The Instability of Omnivorous Cultural Taste Over Time.”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52: 139-153.</w:t>
      </w:r>
      <w:r w:rsidDel="00000000" w:rsidR="00000000" w:rsidRPr="00000000">
        <w:rPr>
          <w:rtl w:val="0"/>
        </w:rPr>
      </w:r>
    </w:p>
    <w:p w:rsidR="00000000" w:rsidDel="00000000" w:rsidP="00000000" w:rsidRDefault="00000000" w:rsidRPr="00000000" w14:paraId="000000F7">
      <w:pPr>
        <w:pStyle w:val="Heading6"/>
        <w:keepNext w:val="0"/>
        <w:keepLines w:val="0"/>
        <w:pageBreakBefore w:val="0"/>
        <w:spacing w:after="0" w:lineRule="auto"/>
        <w:ind w:left="720"/>
        <w:jc w:val="both"/>
        <w:rPr/>
      </w:pPr>
      <w:bookmarkStart w:colFirst="0" w:colLast="0" w:name="_upglbi" w:id="100"/>
      <w:bookmarkEnd w:id="100"/>
      <w:r w:rsidDel="00000000" w:rsidR="00000000" w:rsidRPr="00000000">
        <w:rPr>
          <w:rFonts w:ascii="Garamond" w:cs="Garamond" w:eastAsia="Garamond" w:hAnsi="Garamond"/>
          <w:color w:val="000000"/>
          <w:sz w:val="26"/>
          <w:szCs w:val="26"/>
          <w:rtl w:val="0"/>
        </w:rPr>
        <w:t xml:space="preserve">Ryder, Norman B. 1965. “The cohort as a Concept in the Study of Social Change.”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30 (6): 843-861.</w:t>
      </w:r>
      <w:r w:rsidDel="00000000" w:rsidR="00000000" w:rsidRPr="00000000">
        <w:rPr>
          <w:rtl w:val="0"/>
        </w:rPr>
      </w:r>
    </w:p>
    <w:p w:rsidR="00000000" w:rsidDel="00000000" w:rsidP="00000000" w:rsidRDefault="00000000" w:rsidRPr="00000000" w14:paraId="000000F8">
      <w:pPr>
        <w:pStyle w:val="Heading6"/>
        <w:keepNext w:val="0"/>
        <w:keepLines w:val="0"/>
        <w:pageBreakBefore w:val="0"/>
        <w:spacing w:after="0" w:lineRule="auto"/>
        <w:ind w:left="720"/>
        <w:jc w:val="both"/>
        <w:rPr/>
      </w:pPr>
      <w:bookmarkStart w:colFirst="0" w:colLast="0" w:name="_3ep43zb" w:id="101"/>
      <w:bookmarkEnd w:id="101"/>
      <w:r w:rsidDel="00000000" w:rsidR="00000000" w:rsidRPr="00000000">
        <w:rPr>
          <w:rFonts w:ascii="Garamond" w:cs="Garamond" w:eastAsia="Garamond" w:hAnsi="Garamond"/>
          <w:color w:val="000000"/>
          <w:sz w:val="26"/>
          <w:szCs w:val="26"/>
          <w:rtl w:val="0"/>
        </w:rPr>
        <w:t xml:space="preserve">Saito, Hiro. 2011. “An Actor-Network Theory of Cosmopolitanism.”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29(2): 124-149.</w:t>
      </w:r>
      <w:r w:rsidDel="00000000" w:rsidR="00000000" w:rsidRPr="00000000">
        <w:rPr>
          <w:rtl w:val="0"/>
        </w:rPr>
      </w:r>
    </w:p>
    <w:p w:rsidR="00000000" w:rsidDel="00000000" w:rsidP="00000000" w:rsidRDefault="00000000" w:rsidRPr="00000000" w14:paraId="000000F9">
      <w:pPr>
        <w:pStyle w:val="Heading6"/>
        <w:keepNext w:val="0"/>
        <w:keepLines w:val="0"/>
        <w:pageBreakBefore w:val="0"/>
        <w:spacing w:after="0" w:lineRule="auto"/>
        <w:ind w:left="720"/>
        <w:jc w:val="both"/>
        <w:rPr/>
      </w:pPr>
      <w:bookmarkStart w:colFirst="0" w:colLast="0" w:name="_1tuee74" w:id="102"/>
      <w:bookmarkEnd w:id="102"/>
      <w:r w:rsidDel="00000000" w:rsidR="00000000" w:rsidRPr="00000000">
        <w:rPr>
          <w:rFonts w:ascii="Garamond" w:cs="Garamond" w:eastAsia="Garamond" w:hAnsi="Garamond"/>
          <w:color w:val="000000"/>
          <w:sz w:val="26"/>
          <w:szCs w:val="26"/>
          <w:rtl w:val="0"/>
        </w:rPr>
        <w:t xml:space="preserve">Schuman, Howard, and Cheryl Rieger. 1992. “Historical analogies, generational effects, and attitudes toward war.”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57: 315-326.</w:t>
      </w:r>
      <w:r w:rsidDel="00000000" w:rsidR="00000000" w:rsidRPr="00000000">
        <w:rPr>
          <w:rtl w:val="0"/>
        </w:rPr>
      </w:r>
    </w:p>
    <w:p w:rsidR="00000000" w:rsidDel="00000000" w:rsidP="00000000" w:rsidRDefault="00000000" w:rsidRPr="00000000" w14:paraId="000000FA">
      <w:pPr>
        <w:pStyle w:val="Heading6"/>
        <w:keepNext w:val="0"/>
        <w:keepLines w:val="0"/>
        <w:pageBreakBefore w:val="0"/>
        <w:spacing w:after="0" w:lineRule="auto"/>
        <w:ind w:left="720"/>
        <w:jc w:val="both"/>
        <w:rPr/>
      </w:pPr>
      <w:bookmarkStart w:colFirst="0" w:colLast="0" w:name="_4du1wux" w:id="103"/>
      <w:bookmarkEnd w:id="103"/>
      <w:r w:rsidDel="00000000" w:rsidR="00000000" w:rsidRPr="00000000">
        <w:rPr>
          <w:rFonts w:ascii="Garamond" w:cs="Garamond" w:eastAsia="Garamond" w:hAnsi="Garamond"/>
          <w:color w:val="000000"/>
          <w:sz w:val="26"/>
          <w:szCs w:val="26"/>
          <w:rtl w:val="0"/>
        </w:rPr>
        <w:t xml:space="preserve">Schuman, Howard, and Amy D Corning. 2000. “Collective Knowledge of Public Events: The Soviet Era From The Great Purge to Glasnost.”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105: 913-956.</w:t>
      </w:r>
      <w:r w:rsidDel="00000000" w:rsidR="00000000" w:rsidRPr="00000000">
        <w:rPr>
          <w:rtl w:val="0"/>
        </w:rPr>
      </w:r>
    </w:p>
    <w:p w:rsidR="00000000" w:rsidDel="00000000" w:rsidP="00000000" w:rsidRDefault="00000000" w:rsidRPr="00000000" w14:paraId="000000FB">
      <w:pPr>
        <w:pStyle w:val="Heading6"/>
        <w:keepNext w:val="0"/>
        <w:keepLines w:val="0"/>
        <w:pageBreakBefore w:val="0"/>
        <w:spacing w:after="0" w:lineRule="auto"/>
        <w:ind w:left="720"/>
        <w:jc w:val="both"/>
        <w:rPr/>
      </w:pPr>
      <w:bookmarkStart w:colFirst="0" w:colLast="0" w:name="_2szc72q" w:id="104"/>
      <w:bookmarkEnd w:id="104"/>
      <w:r w:rsidDel="00000000" w:rsidR="00000000" w:rsidRPr="00000000">
        <w:rPr>
          <w:rFonts w:ascii="Garamond" w:cs="Garamond" w:eastAsia="Garamond" w:hAnsi="Garamond"/>
          <w:color w:val="000000"/>
          <w:sz w:val="26"/>
          <w:szCs w:val="26"/>
          <w:rtl w:val="0"/>
        </w:rPr>
        <w:t xml:space="preserve">Schneiberg, Marc, and Elisabeth S. Clemens. 2006. “The Typical Tools for the Job: Research Strategies in Institutional Analysis.”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24: 195-227.</w:t>
      </w:r>
      <w:r w:rsidDel="00000000" w:rsidR="00000000" w:rsidRPr="00000000">
        <w:rPr>
          <w:rtl w:val="0"/>
        </w:rPr>
      </w:r>
    </w:p>
    <w:p w:rsidR="00000000" w:rsidDel="00000000" w:rsidP="00000000" w:rsidRDefault="00000000" w:rsidRPr="00000000" w14:paraId="000000FC">
      <w:pPr>
        <w:pStyle w:val="Heading6"/>
        <w:keepNext w:val="0"/>
        <w:keepLines w:val="0"/>
        <w:pageBreakBefore w:val="0"/>
        <w:spacing w:after="0" w:lineRule="auto"/>
        <w:ind w:left="720"/>
        <w:jc w:val="both"/>
        <w:rPr/>
      </w:pPr>
      <w:bookmarkStart w:colFirst="0" w:colLast="0" w:name="_184mhaj" w:id="105"/>
      <w:bookmarkEnd w:id="105"/>
      <w:r w:rsidDel="00000000" w:rsidR="00000000" w:rsidRPr="00000000">
        <w:rPr>
          <w:rFonts w:ascii="Garamond" w:cs="Garamond" w:eastAsia="Garamond" w:hAnsi="Garamond"/>
          <w:color w:val="000000"/>
          <w:sz w:val="26"/>
          <w:szCs w:val="26"/>
          <w:rtl w:val="0"/>
        </w:rPr>
        <w:t xml:space="preserve">Shils, Edward, 1958. “Mass society and its culture.” </w:t>
      </w:r>
      <w:r w:rsidDel="00000000" w:rsidR="00000000" w:rsidRPr="00000000">
        <w:rPr>
          <w:rFonts w:ascii="Garamond" w:cs="Garamond" w:eastAsia="Garamond" w:hAnsi="Garamond"/>
          <w:i w:val="1"/>
          <w:iCs w:val="1"/>
          <w:color w:val="000000"/>
          <w:sz w:val="26"/>
          <w:szCs w:val="26"/>
          <w:rtl w:val="0"/>
        </w:rPr>
        <w:t xml:space="preserve">Daedalus: Journal of the American Academy of Arts and Sciences</w:t>
      </w:r>
      <w:r w:rsidDel="00000000" w:rsidR="00000000" w:rsidRPr="00000000">
        <w:rPr>
          <w:rFonts w:ascii="Garamond" w:cs="Garamond" w:eastAsia="Garamond" w:hAnsi="Garamond"/>
          <w:color w:val="000000"/>
          <w:sz w:val="26"/>
          <w:szCs w:val="26"/>
          <w:rtl w:val="0"/>
        </w:rPr>
        <w:t xml:space="preserve"> 89, 2.</w:t>
      </w:r>
      <w:r w:rsidDel="00000000" w:rsidR="00000000" w:rsidRPr="00000000">
        <w:rPr>
          <w:rtl w:val="0"/>
        </w:rPr>
      </w:r>
    </w:p>
    <w:p w:rsidR="00000000" w:rsidDel="00000000" w:rsidP="00000000" w:rsidRDefault="00000000" w:rsidRPr="00000000" w14:paraId="000000FD">
      <w:pPr>
        <w:pStyle w:val="Heading6"/>
        <w:keepNext w:val="0"/>
        <w:keepLines w:val="0"/>
        <w:pageBreakBefore w:val="0"/>
        <w:spacing w:after="0" w:lineRule="auto"/>
        <w:ind w:left="720"/>
        <w:jc w:val="both"/>
        <w:rPr/>
      </w:pPr>
      <w:bookmarkStart w:colFirst="0" w:colLast="0" w:name="_3s49zyc" w:id="106"/>
      <w:bookmarkEnd w:id="106"/>
      <w:r w:rsidDel="00000000" w:rsidR="00000000" w:rsidRPr="00000000">
        <w:rPr>
          <w:rFonts w:ascii="Garamond" w:cs="Garamond" w:eastAsia="Garamond" w:hAnsi="Garamond"/>
          <w:color w:val="000000"/>
          <w:sz w:val="26"/>
          <w:szCs w:val="26"/>
          <w:rtl w:val="0"/>
        </w:rPr>
        <w:t xml:space="preserve">Spillman, Lyn. 2014. “Mixed Methods and the Logic of Qualitative Inference.” </w:t>
      </w:r>
      <w:r w:rsidDel="00000000" w:rsidR="00000000" w:rsidRPr="00000000">
        <w:rPr>
          <w:rFonts w:ascii="Garamond" w:cs="Garamond" w:eastAsia="Garamond" w:hAnsi="Garamond"/>
          <w:i w:val="1"/>
          <w:iCs w:val="1"/>
          <w:color w:val="000000"/>
          <w:sz w:val="26"/>
          <w:szCs w:val="26"/>
          <w:rtl w:val="0"/>
        </w:rPr>
        <w:t xml:space="preserve">Qualitative Sociology</w:t>
      </w:r>
      <w:r w:rsidDel="00000000" w:rsidR="00000000" w:rsidRPr="00000000">
        <w:rPr>
          <w:rFonts w:ascii="Garamond" w:cs="Garamond" w:eastAsia="Garamond" w:hAnsi="Garamond"/>
          <w:color w:val="000000"/>
          <w:sz w:val="26"/>
          <w:szCs w:val="26"/>
          <w:rtl w:val="0"/>
        </w:rPr>
        <w:t xml:space="preserve"> 37(2): 189-205.</w:t>
      </w:r>
      <w:r w:rsidDel="00000000" w:rsidR="00000000" w:rsidRPr="00000000">
        <w:rPr>
          <w:rtl w:val="0"/>
        </w:rPr>
      </w:r>
    </w:p>
    <w:p w:rsidR="00000000" w:rsidDel="00000000" w:rsidP="00000000" w:rsidRDefault="00000000" w:rsidRPr="00000000" w14:paraId="000000FE">
      <w:pPr>
        <w:pStyle w:val="Heading6"/>
        <w:keepNext w:val="0"/>
        <w:keepLines w:val="0"/>
        <w:pageBreakBefore w:val="0"/>
        <w:spacing w:after="0" w:lineRule="auto"/>
        <w:ind w:left="720"/>
        <w:jc w:val="both"/>
        <w:rPr/>
      </w:pPr>
      <w:bookmarkStart w:colFirst="0" w:colLast="0" w:name="_279ka65" w:id="107"/>
      <w:bookmarkEnd w:id="107"/>
      <w:r w:rsidDel="00000000" w:rsidR="00000000" w:rsidRPr="00000000">
        <w:rPr>
          <w:rFonts w:ascii="Garamond" w:cs="Garamond" w:eastAsia="Garamond" w:hAnsi="Garamond"/>
          <w:color w:val="000000"/>
          <w:sz w:val="26"/>
          <w:szCs w:val="26"/>
          <w:rtl w:val="0"/>
        </w:rPr>
        <w:t xml:space="preserve">van Eijck, Koen. 2001. “Social Differentiation in Musical Taste Patterns.” </w:t>
      </w:r>
      <w:r w:rsidDel="00000000" w:rsidR="00000000" w:rsidRPr="00000000">
        <w:rPr>
          <w:rFonts w:ascii="Garamond" w:cs="Garamond" w:eastAsia="Garamond" w:hAnsi="Garamond"/>
          <w:i w:val="1"/>
          <w:iCs w:val="1"/>
          <w:color w:val="000000"/>
          <w:sz w:val="26"/>
          <w:szCs w:val="26"/>
          <w:rtl w:val="0"/>
        </w:rPr>
        <w:t xml:space="preserve">Social Forces</w:t>
      </w:r>
      <w:r w:rsidDel="00000000" w:rsidR="00000000" w:rsidRPr="00000000">
        <w:rPr>
          <w:rFonts w:ascii="Garamond" w:cs="Garamond" w:eastAsia="Garamond" w:hAnsi="Garamond"/>
          <w:color w:val="000000"/>
          <w:sz w:val="26"/>
          <w:szCs w:val="26"/>
          <w:rtl w:val="0"/>
        </w:rPr>
        <w:t xml:space="preserve"> 79(3): 1163-1185.</w:t>
      </w:r>
      <w:r w:rsidDel="00000000" w:rsidR="00000000" w:rsidRPr="00000000">
        <w:rPr>
          <w:rtl w:val="0"/>
        </w:rPr>
      </w:r>
    </w:p>
    <w:p w:rsidR="00000000" w:rsidDel="00000000" w:rsidP="00000000" w:rsidRDefault="00000000" w:rsidRPr="00000000" w14:paraId="000000FF">
      <w:pPr>
        <w:pStyle w:val="Heading6"/>
        <w:keepNext w:val="0"/>
        <w:keepLines w:val="0"/>
        <w:pageBreakBefore w:val="0"/>
        <w:spacing w:after="0" w:lineRule="auto"/>
        <w:ind w:left="720"/>
        <w:jc w:val="both"/>
        <w:rPr/>
      </w:pPr>
      <w:bookmarkStart w:colFirst="0" w:colLast="0" w:name="_meukdy" w:id="108"/>
      <w:bookmarkEnd w:id="108"/>
      <w:r w:rsidDel="00000000" w:rsidR="00000000" w:rsidRPr="00000000">
        <w:rPr>
          <w:rFonts w:ascii="Garamond" w:cs="Garamond" w:eastAsia="Garamond" w:hAnsi="Garamond"/>
          <w:color w:val="000000"/>
          <w:sz w:val="26"/>
          <w:szCs w:val="26"/>
          <w:rtl w:val="0"/>
        </w:rPr>
        <w:t xml:space="preserve">Weber, William. 1977. “Mass culture and the reshaping of European musical taste, 1770-1870.” </w:t>
      </w:r>
      <w:r w:rsidDel="00000000" w:rsidR="00000000" w:rsidRPr="00000000">
        <w:rPr>
          <w:rFonts w:ascii="Garamond" w:cs="Garamond" w:eastAsia="Garamond" w:hAnsi="Garamond"/>
          <w:i w:val="1"/>
          <w:iCs w:val="1"/>
          <w:color w:val="000000"/>
          <w:sz w:val="26"/>
          <w:szCs w:val="26"/>
          <w:rtl w:val="0"/>
        </w:rPr>
        <w:t xml:space="preserve">International Review of The Aesthetics and Sociology of Music</w:t>
      </w:r>
      <w:r w:rsidDel="00000000" w:rsidR="00000000" w:rsidRPr="00000000">
        <w:rPr>
          <w:rFonts w:ascii="Garamond" w:cs="Garamond" w:eastAsia="Garamond" w:hAnsi="Garamond"/>
          <w:color w:val="000000"/>
          <w:sz w:val="26"/>
          <w:szCs w:val="26"/>
          <w:rtl w:val="0"/>
        </w:rPr>
        <w:t xml:space="preserve"> 8: 5-22.</w:t>
      </w:r>
      <w:r w:rsidDel="00000000" w:rsidR="00000000" w:rsidRPr="00000000">
        <w:rPr>
          <w:rtl w:val="0"/>
        </w:rPr>
      </w:r>
    </w:p>
    <w:p w:rsidR="00000000" w:rsidDel="00000000" w:rsidP="00000000" w:rsidRDefault="00000000" w:rsidRPr="00000000" w14:paraId="00000100">
      <w:pPr>
        <w:pStyle w:val="Heading6"/>
        <w:keepNext w:val="0"/>
        <w:keepLines w:val="0"/>
        <w:pageBreakBefore w:val="0"/>
        <w:spacing w:after="0" w:lineRule="auto"/>
        <w:ind w:left="720"/>
        <w:jc w:val="both"/>
        <w:rPr/>
      </w:pPr>
      <w:bookmarkStart w:colFirst="0" w:colLast="0" w:name="_36ei31r" w:id="109"/>
      <w:bookmarkEnd w:id="109"/>
      <w:r w:rsidDel="00000000" w:rsidR="00000000" w:rsidRPr="00000000">
        <w:rPr>
          <w:rFonts w:ascii="Garamond" w:cs="Garamond" w:eastAsia="Garamond" w:hAnsi="Garamond"/>
          <w:color w:val="000000"/>
          <w:sz w:val="26"/>
          <w:szCs w:val="26"/>
          <w:rtl w:val="0"/>
        </w:rPr>
        <w:t xml:space="preserve">Wright, David, Semi Purhonen, and Riie Heikkilä. 2013. “Comparing ‘Cosmopolitanism’: Taste, Nation and Global Culture in Finland and the UK.” </w:t>
      </w:r>
      <w:r w:rsidDel="00000000" w:rsidR="00000000" w:rsidRPr="00000000">
        <w:rPr>
          <w:rFonts w:ascii="Garamond" w:cs="Garamond" w:eastAsia="Garamond" w:hAnsi="Garamond"/>
          <w:i w:val="1"/>
          <w:iCs w:val="1"/>
          <w:color w:val="000000"/>
          <w:sz w:val="26"/>
          <w:szCs w:val="26"/>
          <w:rtl w:val="0"/>
        </w:rPr>
        <w:t xml:space="preserve">Comparative Sociology</w:t>
      </w:r>
      <w:r w:rsidDel="00000000" w:rsidR="00000000" w:rsidRPr="00000000">
        <w:rPr>
          <w:rFonts w:ascii="Garamond" w:cs="Garamond" w:eastAsia="Garamond" w:hAnsi="Garamond"/>
          <w:color w:val="000000"/>
          <w:sz w:val="26"/>
          <w:szCs w:val="26"/>
          <w:rtl w:val="0"/>
        </w:rPr>
        <w:t xml:space="preserve"> 12(3): 330–60.</w:t>
      </w:r>
      <w:r w:rsidDel="00000000" w:rsidR="00000000" w:rsidRPr="00000000">
        <w:rPr>
          <w:rtl w:val="0"/>
        </w:rPr>
      </w:r>
    </w:p>
    <w:p w:rsidR="00000000" w:rsidDel="00000000" w:rsidP="00000000" w:rsidRDefault="00000000" w:rsidRPr="00000000" w14:paraId="00000101">
      <w:pPr>
        <w:pStyle w:val="Heading6"/>
        <w:keepNext w:val="0"/>
        <w:keepLines w:val="0"/>
        <w:pageBreakBefore w:val="0"/>
        <w:spacing w:after="0" w:lineRule="auto"/>
        <w:ind w:left="720"/>
        <w:jc w:val="both"/>
        <w:rPr/>
      </w:pPr>
      <w:bookmarkStart w:colFirst="0" w:colLast="0" w:name="_1ljsd9k" w:id="110"/>
      <w:bookmarkEnd w:id="110"/>
      <w:r w:rsidDel="00000000" w:rsidR="00000000" w:rsidRPr="00000000">
        <w:rPr>
          <w:rFonts w:ascii="Garamond" w:cs="Garamond" w:eastAsia="Garamond" w:hAnsi="Garamond"/>
          <w:color w:val="000000"/>
          <w:sz w:val="26"/>
          <w:szCs w:val="26"/>
          <w:rtl w:val="0"/>
        </w:rPr>
        <w:t xml:space="preserve">Wright, David. 2011. “Making Tastes for Everything: Omnivorousness and Cultural Abundance.”</w:t>
      </w:r>
      <w:r w:rsidDel="00000000" w:rsidR="00000000" w:rsidRPr="00000000">
        <w:rPr>
          <w:rFonts w:ascii="Garamond" w:cs="Garamond" w:eastAsia="Garamond" w:hAnsi="Garamond"/>
          <w:i w:val="1"/>
          <w:iCs w:val="1"/>
          <w:color w:val="000000"/>
          <w:sz w:val="26"/>
          <w:szCs w:val="26"/>
          <w:rtl w:val="0"/>
        </w:rPr>
        <w:t xml:space="preserve"> Journal for Cultural Research </w:t>
      </w:r>
      <w:r w:rsidDel="00000000" w:rsidR="00000000" w:rsidRPr="00000000">
        <w:rPr>
          <w:rFonts w:ascii="Garamond" w:cs="Garamond" w:eastAsia="Garamond" w:hAnsi="Garamond"/>
          <w:color w:val="000000"/>
          <w:sz w:val="26"/>
          <w:szCs w:val="26"/>
          <w:rtl w:val="0"/>
        </w:rPr>
        <w:t xml:space="preserve">15: 355-371.</w:t>
      </w:r>
      <w:r w:rsidDel="00000000" w:rsidR="00000000" w:rsidRPr="00000000">
        <w:rPr>
          <w:rtl w:val="0"/>
        </w:rPr>
      </w:r>
    </w:p>
    <w:p w:rsidR="00000000" w:rsidDel="00000000" w:rsidP="00000000" w:rsidRDefault="00000000" w:rsidRPr="00000000" w14:paraId="00000102">
      <w:pPr>
        <w:pStyle w:val="Heading6"/>
        <w:keepNext w:val="0"/>
        <w:keepLines w:val="0"/>
        <w:pageBreakBefore w:val="0"/>
        <w:spacing w:after="0" w:lineRule="auto"/>
        <w:ind w:left="720"/>
        <w:jc w:val="both"/>
        <w:rPr/>
      </w:pPr>
      <w:bookmarkStart w:colFirst="0" w:colLast="0" w:name="_45jfvxd" w:id="111"/>
      <w:bookmarkEnd w:id="111"/>
      <w:r w:rsidDel="00000000" w:rsidR="00000000" w:rsidRPr="00000000">
        <w:rPr>
          <w:rFonts w:ascii="Garamond" w:cs="Garamond" w:eastAsia="Garamond" w:hAnsi="Garamond"/>
          <w:color w:val="000000"/>
          <w:sz w:val="26"/>
          <w:szCs w:val="26"/>
          <w:rtl w:val="0"/>
        </w:rPr>
        <w:t xml:space="preserve">Yang, Yang and Kenneth C Land. 2006. “A Mixed Models Approach to the Age‐period‐cohort Analysis of Repeated Cross‐section Surveys, With an Application to Data on Trends in Verbal Test Scores.” </w:t>
      </w:r>
      <w:r w:rsidDel="00000000" w:rsidR="00000000" w:rsidRPr="00000000">
        <w:rPr>
          <w:rFonts w:ascii="Garamond" w:cs="Garamond" w:eastAsia="Garamond" w:hAnsi="Garamond"/>
          <w:i w:val="1"/>
          <w:iCs w:val="1"/>
          <w:color w:val="000000"/>
          <w:sz w:val="26"/>
          <w:szCs w:val="26"/>
          <w:rtl w:val="0"/>
        </w:rPr>
        <w:t xml:space="preserve">Sociological Methodology</w:t>
      </w:r>
      <w:r w:rsidDel="00000000" w:rsidR="00000000" w:rsidRPr="00000000">
        <w:rPr>
          <w:rFonts w:ascii="Garamond" w:cs="Garamond" w:eastAsia="Garamond" w:hAnsi="Garamond"/>
          <w:color w:val="000000"/>
          <w:sz w:val="26"/>
          <w:szCs w:val="26"/>
          <w:rtl w:val="0"/>
        </w:rPr>
        <w:t xml:space="preserve"> 36: 75-97.</w:t>
      </w:r>
      <w:r w:rsidDel="00000000" w:rsidR="00000000" w:rsidRPr="00000000">
        <w:rPr>
          <w:rtl w:val="0"/>
        </w:rPr>
      </w:r>
    </w:p>
    <w:p w:rsidR="00000000" w:rsidDel="00000000" w:rsidP="00000000" w:rsidRDefault="00000000" w:rsidRPr="00000000" w14:paraId="00000103">
      <w:pPr>
        <w:pStyle w:val="Heading6"/>
        <w:keepNext w:val="0"/>
        <w:keepLines w:val="0"/>
        <w:pageBreakBefore w:val="0"/>
        <w:spacing w:after="0" w:lineRule="auto"/>
        <w:ind w:left="720"/>
        <w:jc w:val="both"/>
        <w:rPr/>
      </w:pPr>
      <w:bookmarkStart w:colFirst="0" w:colLast="0" w:name="_2koq656" w:id="112"/>
      <w:bookmarkEnd w:id="112"/>
      <w:r w:rsidDel="00000000" w:rsidR="00000000" w:rsidRPr="00000000">
        <w:rPr>
          <w:rFonts w:ascii="Garamond" w:cs="Garamond" w:eastAsia="Garamond" w:hAnsi="Garamond"/>
          <w:color w:val="000000"/>
          <w:sz w:val="26"/>
          <w:szCs w:val="26"/>
          <w:rtl w:val="0"/>
        </w:rPr>
        <w:t xml:space="preserve">Yang, Yang, and Kenneth C Land. 2008. “Age–Period–Cohort Analysis of Repeated Cross-Section Surveys: Fixed or Random Effects?.” </w:t>
      </w:r>
      <w:r w:rsidDel="00000000" w:rsidR="00000000" w:rsidRPr="00000000">
        <w:rPr>
          <w:rFonts w:ascii="Garamond" w:cs="Garamond" w:eastAsia="Garamond" w:hAnsi="Garamond"/>
          <w:i w:val="1"/>
          <w:iCs w:val="1"/>
          <w:color w:val="000000"/>
          <w:sz w:val="26"/>
          <w:szCs w:val="26"/>
          <w:rtl w:val="0"/>
        </w:rPr>
        <w:t xml:space="preserve">Sociological methods &amp; Research </w:t>
      </w:r>
      <w:r w:rsidDel="00000000" w:rsidR="00000000" w:rsidRPr="00000000">
        <w:rPr>
          <w:rFonts w:ascii="Garamond" w:cs="Garamond" w:eastAsia="Garamond" w:hAnsi="Garamond"/>
          <w:color w:val="000000"/>
          <w:sz w:val="26"/>
          <w:szCs w:val="26"/>
          <w:rtl w:val="0"/>
        </w:rPr>
        <w:t xml:space="preserve">36:  297-326.</w:t>
      </w:r>
      <w:r w:rsidDel="00000000" w:rsidR="00000000" w:rsidRPr="00000000">
        <w:rPr>
          <w:rtl w:val="0"/>
        </w:rPr>
      </w:r>
    </w:p>
    <w:p w:rsidR="00000000" w:rsidDel="00000000" w:rsidP="00000000" w:rsidRDefault="00000000" w:rsidRPr="00000000" w14:paraId="00000104">
      <w:pPr>
        <w:pStyle w:val="Heading6"/>
        <w:keepNext w:val="0"/>
        <w:keepLines w:val="0"/>
        <w:pageBreakBefore w:val="0"/>
        <w:spacing w:after="0" w:lineRule="auto"/>
        <w:ind w:left="720"/>
        <w:jc w:val="both"/>
        <w:rPr/>
      </w:pPr>
      <w:bookmarkStart w:colFirst="0" w:colLast="0" w:name="_zu0gcz" w:id="113"/>
      <w:bookmarkEnd w:id="113"/>
      <w:r w:rsidDel="00000000" w:rsidR="00000000" w:rsidRPr="00000000">
        <w:rPr>
          <w:rFonts w:ascii="Garamond" w:cs="Garamond" w:eastAsia="Garamond" w:hAnsi="Garamond"/>
          <w:color w:val="000000"/>
          <w:sz w:val="26"/>
          <w:szCs w:val="26"/>
          <w:rtl w:val="0"/>
        </w:rPr>
        <w:t xml:space="preserve">Zolberg, Vera. 1981. “Conflicting Visions in American Art Museums.” </w:t>
      </w:r>
      <w:r w:rsidDel="00000000" w:rsidR="00000000" w:rsidRPr="00000000">
        <w:rPr>
          <w:rFonts w:ascii="Garamond" w:cs="Garamond" w:eastAsia="Garamond" w:hAnsi="Garamond"/>
          <w:i w:val="1"/>
          <w:iCs w:val="1"/>
          <w:color w:val="000000"/>
          <w:sz w:val="26"/>
          <w:szCs w:val="26"/>
          <w:rtl w:val="0"/>
        </w:rPr>
        <w:t xml:space="preserve">Theory and Society</w:t>
      </w:r>
      <w:r w:rsidDel="00000000" w:rsidR="00000000" w:rsidRPr="00000000">
        <w:rPr>
          <w:rFonts w:ascii="Garamond" w:cs="Garamond" w:eastAsia="Garamond" w:hAnsi="Garamond"/>
          <w:color w:val="000000"/>
          <w:sz w:val="26"/>
          <w:szCs w:val="26"/>
          <w:rtl w:val="0"/>
        </w:rPr>
        <w:t xml:space="preserve"> 10(1): 103-125.</w:t>
      </w:r>
      <w:r w:rsidDel="00000000" w:rsidR="00000000" w:rsidRPr="00000000">
        <w:rPr>
          <w:rtl w:val="0"/>
        </w:rPr>
      </w:r>
    </w:p>
    <w:p w:rsidR="00000000" w:rsidDel="00000000" w:rsidP="00000000" w:rsidRDefault="00000000" w:rsidRPr="00000000" w14:paraId="00000105">
      <w:pPr>
        <w:pStyle w:val="Heading6"/>
        <w:keepNext w:val="0"/>
        <w:keepLines w:val="0"/>
        <w:pageBreakBefore w:val="0"/>
        <w:spacing w:after="0" w:lineRule="auto"/>
        <w:ind w:left="720"/>
        <w:jc w:val="both"/>
        <w:rPr/>
      </w:pPr>
      <w:bookmarkStart w:colFirst="0" w:colLast="0" w:name="_3jtnz0s" w:id="114"/>
      <w:bookmarkEnd w:id="114"/>
      <w:r w:rsidDel="00000000" w:rsidR="00000000" w:rsidRPr="00000000">
        <w:rPr>
          <w:rFonts w:ascii="Garamond" w:cs="Garamond" w:eastAsia="Garamond" w:hAnsi="Garamond"/>
          <w:color w:val="000000"/>
          <w:sz w:val="26"/>
          <w:szCs w:val="26"/>
          <w:rtl w:val="0"/>
        </w:rPr>
        <w:t xml:space="preserve">Zolberg, Vera L. 1984. “American Art Museums: Sanctuary or Free-For-All?”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63 (2): 377-392.</w:t>
      </w:r>
      <w:r w:rsidDel="00000000" w:rsidR="00000000" w:rsidRPr="00000000">
        <w:rPr>
          <w:rtl w:val="0"/>
        </w:rPr>
      </w:r>
    </w:p>
    <w:p w:rsidR="00000000" w:rsidDel="00000000" w:rsidP="00000000" w:rsidRDefault="00000000" w:rsidRPr="00000000" w14:paraId="00000106">
      <w:pPr>
        <w:pStyle w:val="Heading6"/>
        <w:keepNext w:val="0"/>
        <w:keepLines w:val="0"/>
        <w:pageBreakBefore w:val="0"/>
        <w:spacing w:after="0" w:lineRule="auto"/>
        <w:ind w:left="720"/>
        <w:jc w:val="both"/>
        <w:rPr/>
      </w:pPr>
      <w:bookmarkStart w:colFirst="0" w:colLast="0" w:name="_1yyy98l" w:id="115"/>
      <w:bookmarkEnd w:id="115"/>
      <w:r w:rsidDel="00000000" w:rsidR="00000000" w:rsidRPr="00000000">
        <w:rPr>
          <w:rFonts w:ascii="Garamond" w:cs="Garamond" w:eastAsia="Garamond" w:hAnsi="Garamond"/>
          <w:color w:val="000000"/>
          <w:sz w:val="26"/>
          <w:szCs w:val="26"/>
          <w:rtl w:val="0"/>
        </w:rPr>
        <w:t xml:space="preserve">Zolberg, Vera. 1986. “Tensions of Mission in American Art Museums.” Pp. 184-198 in Paul DiMaggio (ed.), </w:t>
      </w:r>
      <w:r w:rsidDel="00000000" w:rsidR="00000000" w:rsidRPr="00000000">
        <w:rPr>
          <w:rFonts w:ascii="Garamond" w:cs="Garamond" w:eastAsia="Garamond" w:hAnsi="Garamond"/>
          <w:i w:val="1"/>
          <w:iCs w:val="1"/>
          <w:color w:val="000000"/>
          <w:sz w:val="26"/>
          <w:szCs w:val="26"/>
          <w:rtl w:val="0"/>
        </w:rPr>
        <w:t xml:space="preserve">Nonprofit Enterprise in the Arts: Studies in Mission and Constraint.</w:t>
      </w:r>
      <w:r w:rsidDel="00000000" w:rsidR="00000000" w:rsidRPr="00000000">
        <w:rPr>
          <w:rFonts w:ascii="Garamond" w:cs="Garamond" w:eastAsia="Garamond" w:hAnsi="Garamond"/>
          <w:color w:val="000000"/>
          <w:sz w:val="26"/>
          <w:szCs w:val="26"/>
          <w:rtl w:val="0"/>
        </w:rPr>
        <w:t xml:space="preserve"> New York: Oxford University Press.</w:t>
      </w:r>
      <w:r w:rsidDel="00000000" w:rsidR="00000000" w:rsidRPr="00000000">
        <w:rPr>
          <w:rtl w:val="0"/>
        </w:rPr>
      </w:r>
    </w:p>
    <w:p w:rsidR="00000000" w:rsidDel="00000000" w:rsidP="00000000" w:rsidRDefault="00000000" w:rsidRPr="00000000" w14:paraId="00000107">
      <w:pPr>
        <w:pStyle w:val="Heading6"/>
        <w:keepNext w:val="0"/>
        <w:keepLines w:val="0"/>
        <w:pageBreakBefore w:val="0"/>
        <w:spacing w:after="0" w:lineRule="auto"/>
        <w:ind w:left="0" w:firstLine="0"/>
        <w:jc w:val="both"/>
        <w:rPr>
          <w:rFonts w:ascii="Garamond" w:cs="Garamond" w:eastAsia="Garamond" w:hAnsi="Garamond"/>
          <w:color w:val="000000"/>
          <w:sz w:val="26"/>
          <w:szCs w:val="26"/>
        </w:rPr>
      </w:pPr>
      <w:bookmarkStart w:colFirst="0" w:colLast="0" w:name="_monweaa9id0z" w:id="116"/>
      <w:bookmarkEnd w:id="116"/>
      <w:r w:rsidDel="00000000" w:rsidR="00000000" w:rsidRPr="00000000">
        <w:rPr>
          <w:rtl w:val="0"/>
        </w:rPr>
      </w:r>
    </w:p>
    <w:p w:rsidR="00000000" w:rsidDel="00000000" w:rsidP="00000000" w:rsidRDefault="00000000" w:rsidRPr="00000000" w14:paraId="00000108">
      <w:pPr>
        <w:pStyle w:val="Heading6"/>
        <w:keepNext w:val="0"/>
        <w:keepLines w:val="0"/>
        <w:pageBreakBefore w:val="0"/>
        <w:spacing w:after="0" w:lineRule="auto"/>
        <w:ind w:left="720" w:firstLine="0"/>
        <w:jc w:val="both"/>
        <w:rPr>
          <w:rFonts w:ascii="Garamond" w:cs="Garamond" w:eastAsia="Garamond" w:hAnsi="Garamond"/>
          <w:color w:val="000000"/>
          <w:sz w:val="26"/>
          <w:szCs w:val="26"/>
        </w:rPr>
      </w:pPr>
      <w:bookmarkStart w:colFirst="0" w:colLast="0" w:name="_mwsn1h7vvd60" w:id="117"/>
      <w:bookmarkEnd w:id="117"/>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6"/>
        <w:keepNext w:val="0"/>
        <w:keepLines w:val="0"/>
        <w:pageBreakBefore w:val="0"/>
        <w:spacing w:after="0" w:line="240" w:lineRule="auto"/>
        <w:jc w:val="both"/>
        <w:rPr/>
      </w:pPr>
      <w:bookmarkStart w:colFirst="0" w:colLast="0" w:name="_1d96cc0" w:id="118"/>
      <w:bookmarkEnd w:id="118"/>
      <w:r w:rsidDel="00000000" w:rsidR="00000000" w:rsidRPr="00000000">
        <w:rPr>
          <w:rFonts w:ascii="Garamond" w:cs="Garamond" w:eastAsia="Garamond" w:hAnsi="Garamond"/>
          <w:b w:val="1"/>
          <w:bCs w:val="1"/>
          <w:color w:val="000000"/>
          <w:sz w:val="26"/>
          <w:szCs w:val="26"/>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r w:rsidDel="00000000" w:rsidR="00000000" w:rsidRPr="00000000">
        <w:rPr>
          <w:rtl w:val="0"/>
        </w:rPr>
      </w:r>
    </w:p>
    <w:tbl>
      <w:tblPr>
        <w:tblStyle w:val="Table1"/>
        <w:tblW w:w="9400.0" w:type="dxa"/>
        <w:jc w:val="left"/>
        <w:tblInd w:w="-108.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1000"/>
        <w:gridCol w:w="1000"/>
        <w:gridCol w:w="1000"/>
        <w:gridCol w:w="1000"/>
        <w:gridCol w:w="1000"/>
        <w:gridCol w:w="1000"/>
        <w:gridCol w:w="1000"/>
        <w:tblGridChange w:id="0">
          <w:tblGrid>
            <w:gridCol w:w="2400"/>
            <w:gridCol w:w="1000"/>
            <w:gridCol w:w="1000"/>
            <w:gridCol w:w="1000"/>
            <w:gridCol w:w="1000"/>
            <w:gridCol w:w="1000"/>
            <w:gridCol w:w="1000"/>
            <w:gridCol w:w="1000"/>
          </w:tblGrid>
        </w:tblGridChange>
      </w:tblGrid>
      <w:tr>
        <w:trPr>
          <w:cantSplit w:val="0"/>
          <w:tblHeader w:val="0"/>
        </w:trPr>
        <w:tc>
          <w:tcPr>
            <w:shd w:fill="666666" w:val="clear"/>
            <w:tcMar>
              <w:left w:w="108.0" w:type="dxa"/>
              <w:right w:w="108.0" w:type="dxa"/>
            </w:tcMar>
          </w:tcPr>
          <w:p w:rsidR="00000000" w:rsidDel="00000000" w:rsidP="00000000" w:rsidRDefault="00000000" w:rsidRPr="00000000" w14:paraId="0000010A">
            <w:pPr>
              <w:pageBreakBefore w:val="0"/>
              <w:spacing w:before="0" w:line="240" w:lineRule="auto"/>
              <w:ind w:firstLine="0"/>
              <w:rPr/>
            </w:pP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B">
            <w:pPr>
              <w:pageBreakBefore w:val="0"/>
              <w:spacing w:before="0" w:line="240" w:lineRule="auto"/>
              <w:ind w:firstLine="0"/>
              <w:rPr/>
            </w:pPr>
            <w:r w:rsidDel="00000000" w:rsidR="00000000" w:rsidRPr="00000000">
              <w:rPr>
                <w:b w:val="1"/>
                <w:bCs w:val="1"/>
                <w:color w:val="ffffff"/>
                <w:rtl w:val="0"/>
              </w:rPr>
              <w:t xml:space="preserve">1982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C">
            <w:pPr>
              <w:pageBreakBefore w:val="0"/>
              <w:spacing w:before="0" w:line="240" w:lineRule="auto"/>
              <w:ind w:firstLine="0"/>
              <w:rPr/>
            </w:pPr>
            <w:r w:rsidDel="00000000" w:rsidR="00000000" w:rsidRPr="00000000">
              <w:rPr>
                <w:b w:val="1"/>
                <w:bCs w:val="1"/>
                <w:color w:val="ffffff"/>
                <w:rtl w:val="0"/>
              </w:rPr>
              <w:t xml:space="preserve">1985</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D">
            <w:pPr>
              <w:pageBreakBefore w:val="0"/>
              <w:spacing w:before="0" w:line="240" w:lineRule="auto"/>
              <w:ind w:firstLine="0"/>
              <w:rPr/>
            </w:pPr>
            <w:r w:rsidDel="00000000" w:rsidR="00000000" w:rsidRPr="00000000">
              <w:rPr>
                <w:b w:val="1"/>
                <w:bCs w:val="1"/>
                <w:color w:val="ffffff"/>
                <w:rtl w:val="0"/>
              </w:rPr>
              <w:t xml:space="preserve">1992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E">
            <w:pPr>
              <w:pageBreakBefore w:val="0"/>
              <w:spacing w:before="0" w:line="240" w:lineRule="auto"/>
              <w:ind w:firstLine="0"/>
              <w:rPr/>
            </w:pPr>
            <w:r w:rsidDel="00000000" w:rsidR="00000000" w:rsidRPr="00000000">
              <w:rPr>
                <w:b w:val="1"/>
                <w:bCs w:val="1"/>
                <w:color w:val="ffffff"/>
                <w:rtl w:val="0"/>
              </w:rPr>
              <w:t xml:space="preserve">2002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F">
            <w:pPr>
              <w:pageBreakBefore w:val="0"/>
              <w:spacing w:before="0" w:line="240" w:lineRule="auto"/>
              <w:ind w:firstLine="0"/>
              <w:rPr/>
            </w:pPr>
            <w:r w:rsidDel="00000000" w:rsidR="00000000" w:rsidRPr="00000000">
              <w:rPr>
                <w:b w:val="1"/>
                <w:bCs w:val="1"/>
                <w:color w:val="ffffff"/>
                <w:rtl w:val="0"/>
              </w:rPr>
              <w:t xml:space="preserve">2008</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10">
            <w:pPr>
              <w:pageBreakBefore w:val="0"/>
              <w:spacing w:before="0" w:line="240" w:lineRule="auto"/>
              <w:ind w:firstLine="0"/>
              <w:rPr/>
            </w:pPr>
            <w:r w:rsidDel="00000000" w:rsidR="00000000" w:rsidRPr="00000000">
              <w:rPr>
                <w:b w:val="1"/>
                <w:bCs w:val="1"/>
                <w:color w:val="ffffff"/>
                <w:rtl w:val="0"/>
              </w:rPr>
              <w:t xml:space="preserve">2012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11">
            <w:pPr>
              <w:pageBreakBefore w:val="0"/>
              <w:spacing w:before="0" w:line="240" w:lineRule="auto"/>
              <w:ind w:firstLine="0"/>
              <w:rPr/>
            </w:pPr>
            <w:r w:rsidDel="00000000" w:rsidR="00000000" w:rsidRPr="00000000">
              <w:rPr>
                <w:b w:val="1"/>
                <w:bCs w:val="1"/>
                <w:color w:val="ffffff"/>
                <w:rtl w:val="0"/>
              </w:rPr>
              <w:t xml:space="preserve">Total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1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13">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4">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5">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6">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7">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8">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119">
            <w:pPr>
              <w:pageBreakBefore w:val="0"/>
              <w:spacing w:before="0" w:line="240" w:lineRule="auto"/>
              <w:ind w:firstLine="0"/>
              <w:rPr/>
            </w:pPr>
            <w:r w:rsidDel="00000000" w:rsidR="00000000" w:rsidRPr="00000000">
              <w:rPr>
                <w:rtl w:val="0"/>
              </w:rPr>
              <w:t xml:space="preserve">% / N</w:t>
            </w:r>
          </w:p>
        </w:tc>
      </w:tr>
      <w:tr>
        <w:trPr>
          <w:cantSplit w:val="0"/>
          <w:tblHeader w:val="0"/>
        </w:trPr>
        <w:tc>
          <w:tcPr>
            <w:tcMar>
              <w:left w:w="108.0" w:type="dxa"/>
              <w:right w:w="108.0" w:type="dxa"/>
            </w:tcMar>
          </w:tcPr>
          <w:p w:rsidR="00000000" w:rsidDel="00000000" w:rsidP="00000000" w:rsidRDefault="00000000" w:rsidRPr="00000000" w14:paraId="0000011A">
            <w:pPr>
              <w:pageBreakBefore w:val="0"/>
              <w:spacing w:before="0" w:line="240" w:lineRule="auto"/>
              <w:ind w:firstLine="0"/>
              <w:rPr/>
            </w:pPr>
            <w:r w:rsidDel="00000000" w:rsidR="00000000" w:rsidRPr="00000000">
              <w:rPr>
                <w:rtl w:val="0"/>
              </w:rPr>
              <w:t xml:space="preserve">Jazz</w:t>
            </w:r>
          </w:p>
        </w:tc>
        <w:tc>
          <w:tcPr>
            <w:tcMar>
              <w:left w:w="108.0" w:type="dxa"/>
              <w:right w:w="108.0" w:type="dxa"/>
            </w:tcMar>
          </w:tcPr>
          <w:p w:rsidR="00000000" w:rsidDel="00000000" w:rsidP="00000000" w:rsidRDefault="00000000" w:rsidRPr="00000000" w14:paraId="0000011B">
            <w:pPr>
              <w:pageBreakBefore w:val="0"/>
              <w:spacing w:before="0" w:line="240" w:lineRule="auto"/>
              <w:ind w:firstLine="0"/>
              <w:rPr/>
            </w:pPr>
            <w:r w:rsidDel="00000000" w:rsidR="00000000" w:rsidRPr="00000000">
              <w:rPr>
                <w:rtl w:val="0"/>
              </w:rPr>
              <w:t xml:space="preserve">9.4</w:t>
            </w:r>
          </w:p>
        </w:tc>
        <w:tc>
          <w:tcPr>
            <w:tcMar>
              <w:left w:w="108.0" w:type="dxa"/>
              <w:right w:w="108.0" w:type="dxa"/>
            </w:tcMar>
          </w:tcPr>
          <w:p w:rsidR="00000000" w:rsidDel="00000000" w:rsidP="00000000" w:rsidRDefault="00000000" w:rsidRPr="00000000" w14:paraId="0000011C">
            <w:pPr>
              <w:pageBreakBefore w:val="0"/>
              <w:spacing w:before="0" w:line="240" w:lineRule="auto"/>
              <w:ind w:firstLine="0"/>
              <w:rPr/>
            </w:pPr>
            <w:r w:rsidDel="00000000" w:rsidR="00000000" w:rsidRPr="00000000">
              <w:rPr>
                <w:rtl w:val="0"/>
              </w:rPr>
              <w:t xml:space="preserve">9.5</w:t>
            </w:r>
          </w:p>
        </w:tc>
        <w:tc>
          <w:tcPr>
            <w:tcMar>
              <w:left w:w="108.0" w:type="dxa"/>
              <w:right w:w="108.0" w:type="dxa"/>
            </w:tcMar>
          </w:tcPr>
          <w:p w:rsidR="00000000" w:rsidDel="00000000" w:rsidP="00000000" w:rsidRDefault="00000000" w:rsidRPr="00000000" w14:paraId="0000011D">
            <w:pPr>
              <w:pageBreakBefore w:val="0"/>
              <w:spacing w:before="0" w:line="240" w:lineRule="auto"/>
              <w:ind w:firstLine="0"/>
              <w:rPr/>
            </w:pPr>
            <w:r w:rsidDel="00000000" w:rsidR="00000000" w:rsidRPr="00000000">
              <w:rPr>
                <w:rtl w:val="0"/>
              </w:rPr>
              <w:t xml:space="preserve">10.3</w:t>
            </w:r>
          </w:p>
        </w:tc>
        <w:tc>
          <w:tcPr>
            <w:tcMar>
              <w:left w:w="108.0" w:type="dxa"/>
              <w:right w:w="108.0" w:type="dxa"/>
            </w:tcMar>
          </w:tcPr>
          <w:p w:rsidR="00000000" w:rsidDel="00000000" w:rsidP="00000000" w:rsidRDefault="00000000" w:rsidRPr="00000000" w14:paraId="0000011E">
            <w:pPr>
              <w:pageBreakBefore w:val="0"/>
              <w:spacing w:before="0" w:line="240" w:lineRule="auto"/>
              <w:ind w:firstLine="0"/>
              <w:rPr/>
            </w:pPr>
            <w:r w:rsidDel="00000000" w:rsidR="00000000" w:rsidRPr="00000000">
              <w:rPr>
                <w:rtl w:val="0"/>
              </w:rPr>
              <w:t xml:space="preserve">10.4</w:t>
            </w:r>
          </w:p>
        </w:tc>
        <w:tc>
          <w:tcPr>
            <w:tcMar>
              <w:left w:w="108.0" w:type="dxa"/>
              <w:right w:w="108.0" w:type="dxa"/>
            </w:tcMar>
          </w:tcPr>
          <w:p w:rsidR="00000000" w:rsidDel="00000000" w:rsidP="00000000" w:rsidRDefault="00000000" w:rsidRPr="00000000" w14:paraId="0000011F">
            <w:pPr>
              <w:pageBreakBefore w:val="0"/>
              <w:spacing w:before="0" w:line="240" w:lineRule="auto"/>
              <w:ind w:firstLine="0"/>
              <w:rPr/>
            </w:pPr>
            <w:r w:rsidDel="00000000" w:rsidR="00000000" w:rsidRPr="00000000">
              <w:rPr>
                <w:rtl w:val="0"/>
              </w:rPr>
              <w:t xml:space="preserve">8.4</w:t>
            </w:r>
          </w:p>
        </w:tc>
        <w:tc>
          <w:tcPr>
            <w:tcMar>
              <w:left w:w="108.0" w:type="dxa"/>
              <w:right w:w="108.0" w:type="dxa"/>
            </w:tcMar>
          </w:tcPr>
          <w:p w:rsidR="00000000" w:rsidDel="00000000" w:rsidP="00000000" w:rsidRDefault="00000000" w:rsidRPr="00000000" w14:paraId="00000120">
            <w:pPr>
              <w:pageBreakBefore w:val="0"/>
              <w:spacing w:before="0" w:line="240" w:lineRule="auto"/>
              <w:ind w:firstLine="0"/>
              <w:rPr/>
            </w:pPr>
            <w:r w:rsidDel="00000000" w:rsidR="00000000" w:rsidRPr="00000000">
              <w:rPr>
                <w:rtl w:val="0"/>
              </w:rPr>
              <w:t xml:space="preserve">8.6</w:t>
            </w:r>
          </w:p>
        </w:tc>
        <w:tc>
          <w:tcPr>
            <w:tcMar>
              <w:left w:w="108.0" w:type="dxa"/>
              <w:right w:w="108.0" w:type="dxa"/>
            </w:tcMar>
          </w:tcPr>
          <w:p w:rsidR="00000000" w:rsidDel="00000000" w:rsidP="00000000" w:rsidRDefault="00000000" w:rsidRPr="00000000" w14:paraId="00000121">
            <w:pPr>
              <w:pageBreakBefore w:val="0"/>
              <w:spacing w:before="0" w:line="240" w:lineRule="auto"/>
              <w:ind w:firstLine="0"/>
              <w:rPr/>
            </w:pPr>
            <w:r w:rsidDel="00000000" w:rsidR="00000000" w:rsidRPr="00000000">
              <w:rPr>
                <w:rtl w:val="0"/>
              </w:rPr>
              <w:t xml:space="preserve">9.4</w:t>
            </w:r>
          </w:p>
        </w:tc>
      </w:tr>
      <w:tr>
        <w:trPr>
          <w:cantSplit w:val="0"/>
          <w:tblHeader w:val="0"/>
        </w:trPr>
        <w:tc>
          <w:tcPr>
            <w:tcMar>
              <w:left w:w="108.0" w:type="dxa"/>
              <w:right w:w="108.0" w:type="dxa"/>
            </w:tcMar>
          </w:tcPr>
          <w:p w:rsidR="00000000" w:rsidDel="00000000" w:rsidP="00000000" w:rsidRDefault="00000000" w:rsidRPr="00000000" w14:paraId="0000012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23">
            <w:pPr>
              <w:pageBreakBefore w:val="0"/>
              <w:spacing w:before="0" w:line="240" w:lineRule="auto"/>
              <w:ind w:firstLine="0"/>
              <w:rPr/>
            </w:pPr>
            <w:r w:rsidDel="00000000" w:rsidR="00000000" w:rsidRPr="00000000">
              <w:rPr>
                <w:rtl w:val="0"/>
              </w:rPr>
              <w:t xml:space="preserve">17223</w:t>
            </w:r>
          </w:p>
        </w:tc>
        <w:tc>
          <w:tcPr>
            <w:tcMar>
              <w:left w:w="108.0" w:type="dxa"/>
              <w:right w:w="108.0" w:type="dxa"/>
            </w:tcMar>
          </w:tcPr>
          <w:p w:rsidR="00000000" w:rsidDel="00000000" w:rsidP="00000000" w:rsidRDefault="00000000" w:rsidRPr="00000000" w14:paraId="00000124">
            <w:pPr>
              <w:pageBreakBefore w:val="0"/>
              <w:spacing w:before="0" w:line="240" w:lineRule="auto"/>
              <w:ind w:firstLine="0"/>
              <w:rPr/>
            </w:pPr>
            <w:r w:rsidDel="00000000" w:rsidR="00000000" w:rsidRPr="00000000">
              <w:rPr>
                <w:rtl w:val="0"/>
              </w:rPr>
              <w:t xml:space="preserve">13654</w:t>
            </w:r>
          </w:p>
        </w:tc>
        <w:tc>
          <w:tcPr>
            <w:tcMar>
              <w:left w:w="108.0" w:type="dxa"/>
              <w:right w:w="108.0" w:type="dxa"/>
            </w:tcMar>
          </w:tcPr>
          <w:p w:rsidR="00000000" w:rsidDel="00000000" w:rsidP="00000000" w:rsidRDefault="00000000" w:rsidRPr="00000000" w14:paraId="00000125">
            <w:pPr>
              <w:pageBreakBefore w:val="0"/>
              <w:spacing w:before="0" w:line="240" w:lineRule="auto"/>
              <w:ind w:firstLine="0"/>
              <w:rPr/>
            </w:pPr>
            <w:r w:rsidDel="00000000" w:rsidR="00000000" w:rsidRPr="00000000">
              <w:rPr>
                <w:rtl w:val="0"/>
              </w:rPr>
              <w:t xml:space="preserve">12728</w:t>
            </w:r>
          </w:p>
        </w:tc>
        <w:tc>
          <w:tcPr>
            <w:tcMar>
              <w:left w:w="108.0" w:type="dxa"/>
              <w:right w:w="108.0" w:type="dxa"/>
            </w:tcMar>
          </w:tcPr>
          <w:p w:rsidR="00000000" w:rsidDel="00000000" w:rsidP="00000000" w:rsidRDefault="00000000" w:rsidRPr="00000000" w14:paraId="00000126">
            <w:pPr>
              <w:pageBreakBefore w:val="0"/>
              <w:spacing w:before="0" w:line="240" w:lineRule="auto"/>
              <w:ind w:firstLine="0"/>
              <w:rPr/>
            </w:pPr>
            <w:r w:rsidDel="00000000" w:rsidR="00000000" w:rsidRPr="00000000">
              <w:rPr>
                <w:rtl w:val="0"/>
              </w:rPr>
              <w:t xml:space="preserve">17075</w:t>
            </w:r>
          </w:p>
        </w:tc>
        <w:tc>
          <w:tcPr>
            <w:tcMar>
              <w:left w:w="108.0" w:type="dxa"/>
              <w:right w:w="108.0" w:type="dxa"/>
            </w:tcMar>
          </w:tcPr>
          <w:p w:rsidR="00000000" w:rsidDel="00000000" w:rsidP="00000000" w:rsidRDefault="00000000" w:rsidRPr="00000000" w14:paraId="00000127">
            <w:pPr>
              <w:pageBreakBefore w:val="0"/>
              <w:spacing w:before="0" w:line="240" w:lineRule="auto"/>
              <w:ind w:firstLine="0"/>
              <w:rPr/>
            </w:pPr>
            <w:r w:rsidDel="00000000" w:rsidR="00000000" w:rsidRPr="00000000">
              <w:rPr>
                <w:rtl w:val="0"/>
              </w:rPr>
              <w:t xml:space="preserve">18390</w:t>
            </w:r>
          </w:p>
        </w:tc>
        <w:tc>
          <w:tcPr>
            <w:tcMar>
              <w:left w:w="108.0" w:type="dxa"/>
              <w:right w:w="108.0" w:type="dxa"/>
            </w:tcMar>
          </w:tcPr>
          <w:p w:rsidR="00000000" w:rsidDel="00000000" w:rsidP="00000000" w:rsidRDefault="00000000" w:rsidRPr="00000000" w14:paraId="00000128">
            <w:pPr>
              <w:pageBreakBefore w:val="0"/>
              <w:spacing w:before="0" w:line="240" w:lineRule="auto"/>
              <w:ind w:firstLine="0"/>
              <w:rPr/>
            </w:pPr>
            <w:r w:rsidDel="00000000" w:rsidR="00000000" w:rsidRPr="00000000">
              <w:rPr>
                <w:rtl w:val="0"/>
              </w:rPr>
              <w:t xml:space="preserve">17987</w:t>
            </w:r>
          </w:p>
        </w:tc>
        <w:tc>
          <w:tcPr>
            <w:tcMar>
              <w:left w:w="108.0" w:type="dxa"/>
              <w:right w:w="108.0" w:type="dxa"/>
            </w:tcMar>
          </w:tcPr>
          <w:p w:rsidR="00000000" w:rsidDel="00000000" w:rsidP="00000000" w:rsidRDefault="00000000" w:rsidRPr="00000000" w14:paraId="00000129">
            <w:pPr>
              <w:pageBreakBefore w:val="0"/>
              <w:spacing w:before="0" w:line="240" w:lineRule="auto"/>
              <w:ind w:firstLine="0"/>
              <w:rPr/>
            </w:pPr>
            <w:r w:rsidDel="00000000" w:rsidR="00000000" w:rsidRPr="00000000">
              <w:rPr>
                <w:rtl w:val="0"/>
              </w:rPr>
              <w:t xml:space="preserve">97057</w:t>
            </w:r>
          </w:p>
        </w:tc>
      </w:tr>
      <w:tr>
        <w:trPr>
          <w:cantSplit w:val="0"/>
          <w:tblHeader w:val="0"/>
        </w:trPr>
        <w:tc>
          <w:tcPr>
            <w:tcMar>
              <w:left w:w="108.0" w:type="dxa"/>
              <w:right w:w="108.0" w:type="dxa"/>
            </w:tcMar>
          </w:tcPr>
          <w:p w:rsidR="00000000" w:rsidDel="00000000" w:rsidP="00000000" w:rsidRDefault="00000000" w:rsidRPr="00000000" w14:paraId="0000012A">
            <w:pPr>
              <w:pageBreakBefore w:val="0"/>
              <w:spacing w:before="0" w:line="240" w:lineRule="auto"/>
              <w:ind w:firstLine="0"/>
              <w:rPr/>
            </w:pPr>
            <w:r w:rsidDel="00000000" w:rsidR="00000000" w:rsidRPr="00000000">
              <w:rPr>
                <w:rtl w:val="0"/>
              </w:rPr>
              <w:t xml:space="preserve">Classical</w:t>
            </w:r>
          </w:p>
        </w:tc>
        <w:tc>
          <w:tcPr>
            <w:tcMar>
              <w:left w:w="108.0" w:type="dxa"/>
              <w:right w:w="108.0" w:type="dxa"/>
            </w:tcMar>
          </w:tcPr>
          <w:p w:rsidR="00000000" w:rsidDel="00000000" w:rsidP="00000000" w:rsidRDefault="00000000" w:rsidRPr="00000000" w14:paraId="0000012B">
            <w:pPr>
              <w:pageBreakBefore w:val="0"/>
              <w:spacing w:before="0" w:line="240" w:lineRule="auto"/>
              <w:ind w:firstLine="0"/>
              <w:rPr/>
            </w:pPr>
            <w:r w:rsidDel="00000000" w:rsidR="00000000" w:rsidRPr="00000000">
              <w:rPr>
                <w:rtl w:val="0"/>
              </w:rPr>
              <w:t xml:space="preserve">13.2</w:t>
            </w:r>
          </w:p>
        </w:tc>
        <w:tc>
          <w:tcPr>
            <w:tcMar>
              <w:left w:w="108.0" w:type="dxa"/>
              <w:right w:w="108.0" w:type="dxa"/>
            </w:tcMar>
          </w:tcPr>
          <w:p w:rsidR="00000000" w:rsidDel="00000000" w:rsidP="00000000" w:rsidRDefault="00000000" w:rsidRPr="00000000" w14:paraId="0000012C">
            <w:pPr>
              <w:pageBreakBefore w:val="0"/>
              <w:spacing w:before="0" w:line="240" w:lineRule="auto"/>
              <w:ind w:firstLine="0"/>
              <w:rPr/>
            </w:pPr>
            <w:r w:rsidDel="00000000" w:rsidR="00000000" w:rsidRPr="00000000">
              <w:rPr>
                <w:rtl w:val="0"/>
              </w:rPr>
              <w:t xml:space="preserve">13.3</w:t>
            </w:r>
          </w:p>
        </w:tc>
        <w:tc>
          <w:tcPr>
            <w:tcMar>
              <w:left w:w="108.0" w:type="dxa"/>
              <w:right w:w="108.0" w:type="dxa"/>
            </w:tcMar>
          </w:tcPr>
          <w:p w:rsidR="00000000" w:rsidDel="00000000" w:rsidP="00000000" w:rsidRDefault="00000000" w:rsidRPr="00000000" w14:paraId="0000012D">
            <w:pPr>
              <w:pageBreakBefore w:val="0"/>
              <w:spacing w:before="0" w:line="240" w:lineRule="auto"/>
              <w:ind w:firstLine="0"/>
              <w:rPr/>
            </w:pPr>
            <w:r w:rsidDel="00000000" w:rsidR="00000000" w:rsidRPr="00000000">
              <w:rPr>
                <w:rtl w:val="0"/>
              </w:rPr>
              <w:t xml:space="preserve">12.6</w:t>
            </w:r>
          </w:p>
        </w:tc>
        <w:tc>
          <w:tcPr>
            <w:tcMar>
              <w:left w:w="108.0" w:type="dxa"/>
              <w:right w:w="108.0" w:type="dxa"/>
            </w:tcMar>
          </w:tcPr>
          <w:p w:rsidR="00000000" w:rsidDel="00000000" w:rsidP="00000000" w:rsidRDefault="00000000" w:rsidRPr="00000000" w14:paraId="0000012E">
            <w:pPr>
              <w:pageBreakBefore w:val="0"/>
              <w:spacing w:before="0" w:line="240" w:lineRule="auto"/>
              <w:ind w:firstLine="0"/>
              <w:rPr/>
            </w:pPr>
            <w:r w:rsidDel="00000000" w:rsidR="00000000" w:rsidRPr="00000000">
              <w:rPr>
                <w:rtl w:val="0"/>
              </w:rPr>
              <w:t xml:space="preserve">11.8</w:t>
            </w:r>
          </w:p>
        </w:tc>
        <w:tc>
          <w:tcPr>
            <w:tcMar>
              <w:left w:w="108.0" w:type="dxa"/>
              <w:right w:w="108.0" w:type="dxa"/>
            </w:tcMar>
          </w:tcPr>
          <w:p w:rsidR="00000000" w:rsidDel="00000000" w:rsidP="00000000" w:rsidRDefault="00000000" w:rsidRPr="00000000" w14:paraId="0000012F">
            <w:pPr>
              <w:pageBreakBefore w:val="0"/>
              <w:spacing w:before="0" w:line="240" w:lineRule="auto"/>
              <w:ind w:firstLine="0"/>
              <w:rPr/>
            </w:pPr>
            <w:r w:rsidDel="00000000" w:rsidR="00000000" w:rsidRPr="00000000">
              <w:rPr>
                <w:rtl w:val="0"/>
              </w:rPr>
              <w:t xml:space="preserve">10.1</w:t>
            </w:r>
          </w:p>
        </w:tc>
        <w:tc>
          <w:tcPr>
            <w:tcMar>
              <w:left w:w="108.0" w:type="dxa"/>
              <w:right w:w="108.0" w:type="dxa"/>
            </w:tcMar>
          </w:tcPr>
          <w:p w:rsidR="00000000" w:rsidDel="00000000" w:rsidP="00000000" w:rsidRDefault="00000000" w:rsidRPr="00000000" w14:paraId="00000130">
            <w:pPr>
              <w:pageBreakBefore w:val="0"/>
              <w:spacing w:before="0" w:line="240" w:lineRule="auto"/>
              <w:ind w:firstLine="0"/>
              <w:rPr/>
            </w:pPr>
            <w:r w:rsidDel="00000000" w:rsidR="00000000" w:rsidRPr="00000000">
              <w:rPr>
                <w:rtl w:val="0"/>
              </w:rPr>
              <w:t xml:space="preserve">10.0</w:t>
            </w:r>
          </w:p>
        </w:tc>
        <w:tc>
          <w:tcPr>
            <w:tcMar>
              <w:left w:w="108.0" w:type="dxa"/>
              <w:right w:w="108.0" w:type="dxa"/>
            </w:tcMar>
          </w:tcPr>
          <w:p w:rsidR="00000000" w:rsidDel="00000000" w:rsidP="00000000" w:rsidRDefault="00000000" w:rsidRPr="00000000" w14:paraId="00000131">
            <w:pPr>
              <w:pageBreakBefore w:val="0"/>
              <w:spacing w:before="0" w:line="240" w:lineRule="auto"/>
              <w:ind w:firstLine="0"/>
              <w:rPr/>
            </w:pPr>
            <w:r w:rsidDel="00000000" w:rsidR="00000000" w:rsidRPr="00000000">
              <w:rPr>
                <w:rtl w:val="0"/>
              </w:rPr>
              <w:t xml:space="preserve">11.7</w:t>
            </w:r>
          </w:p>
        </w:tc>
      </w:tr>
      <w:tr>
        <w:trPr>
          <w:cantSplit w:val="0"/>
          <w:tblHeader w:val="0"/>
        </w:trPr>
        <w:tc>
          <w:tcPr>
            <w:tcMar>
              <w:left w:w="108.0" w:type="dxa"/>
              <w:right w:w="108.0" w:type="dxa"/>
            </w:tcMar>
          </w:tcPr>
          <w:p w:rsidR="00000000" w:rsidDel="00000000" w:rsidP="00000000" w:rsidRDefault="00000000" w:rsidRPr="00000000" w14:paraId="0000013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33">
            <w:pPr>
              <w:pageBreakBefore w:val="0"/>
              <w:spacing w:before="0" w:line="240" w:lineRule="auto"/>
              <w:ind w:firstLine="0"/>
              <w:rPr/>
            </w:pPr>
            <w:r w:rsidDel="00000000" w:rsidR="00000000" w:rsidRPr="00000000">
              <w:rPr>
                <w:rtl w:val="0"/>
              </w:rPr>
              <w:t xml:space="preserve">17245</w:t>
            </w:r>
          </w:p>
        </w:tc>
        <w:tc>
          <w:tcPr>
            <w:tcMar>
              <w:left w:w="108.0" w:type="dxa"/>
              <w:right w:w="108.0" w:type="dxa"/>
            </w:tcMar>
          </w:tcPr>
          <w:p w:rsidR="00000000" w:rsidDel="00000000" w:rsidP="00000000" w:rsidRDefault="00000000" w:rsidRPr="00000000" w14:paraId="00000134">
            <w:pPr>
              <w:pageBreakBefore w:val="0"/>
              <w:spacing w:before="0" w:line="240" w:lineRule="auto"/>
              <w:ind w:firstLine="0"/>
              <w:rPr/>
            </w:pPr>
            <w:r w:rsidDel="00000000" w:rsidR="00000000" w:rsidRPr="00000000">
              <w:rPr>
                <w:rtl w:val="0"/>
              </w:rPr>
              <w:t xml:space="preserve">13669</w:t>
            </w:r>
          </w:p>
        </w:tc>
        <w:tc>
          <w:tcPr>
            <w:tcMar>
              <w:left w:w="108.0" w:type="dxa"/>
              <w:right w:w="108.0" w:type="dxa"/>
            </w:tcMar>
          </w:tcPr>
          <w:p w:rsidR="00000000" w:rsidDel="00000000" w:rsidP="00000000" w:rsidRDefault="00000000" w:rsidRPr="00000000" w14:paraId="00000135">
            <w:pPr>
              <w:pageBreakBefore w:val="0"/>
              <w:spacing w:before="0" w:line="240" w:lineRule="auto"/>
              <w:ind w:firstLine="0"/>
              <w:rPr/>
            </w:pPr>
            <w:r w:rsidDel="00000000" w:rsidR="00000000" w:rsidRPr="00000000">
              <w:rPr>
                <w:rtl w:val="0"/>
              </w:rPr>
              <w:t xml:space="preserve">12724</w:t>
            </w:r>
          </w:p>
        </w:tc>
        <w:tc>
          <w:tcPr>
            <w:tcMar>
              <w:left w:w="108.0" w:type="dxa"/>
              <w:right w:w="108.0" w:type="dxa"/>
            </w:tcMar>
          </w:tcPr>
          <w:p w:rsidR="00000000" w:rsidDel="00000000" w:rsidP="00000000" w:rsidRDefault="00000000" w:rsidRPr="00000000" w14:paraId="00000136">
            <w:pPr>
              <w:pageBreakBefore w:val="0"/>
              <w:spacing w:before="0" w:line="240" w:lineRule="auto"/>
              <w:ind w:firstLine="0"/>
              <w:rPr/>
            </w:pPr>
            <w:r w:rsidDel="00000000" w:rsidR="00000000" w:rsidRPr="00000000">
              <w:rPr>
                <w:rtl w:val="0"/>
              </w:rPr>
              <w:t xml:space="preserve">17074</w:t>
            </w:r>
          </w:p>
        </w:tc>
        <w:tc>
          <w:tcPr>
            <w:tcMar>
              <w:left w:w="108.0" w:type="dxa"/>
              <w:right w:w="108.0" w:type="dxa"/>
            </w:tcMar>
          </w:tcPr>
          <w:p w:rsidR="00000000" w:rsidDel="00000000" w:rsidP="00000000" w:rsidRDefault="00000000" w:rsidRPr="00000000" w14:paraId="00000137">
            <w:pPr>
              <w:pageBreakBefore w:val="0"/>
              <w:spacing w:before="0" w:line="240" w:lineRule="auto"/>
              <w:ind w:firstLine="0"/>
              <w:rPr/>
            </w:pPr>
            <w:r w:rsidDel="00000000" w:rsidR="00000000" w:rsidRPr="00000000">
              <w:rPr>
                <w:rtl w:val="0"/>
              </w:rPr>
              <w:t xml:space="preserve">18343</w:t>
            </w:r>
          </w:p>
        </w:tc>
        <w:tc>
          <w:tcPr>
            <w:tcMar>
              <w:left w:w="108.0" w:type="dxa"/>
              <w:right w:w="108.0" w:type="dxa"/>
            </w:tcMar>
          </w:tcPr>
          <w:p w:rsidR="00000000" w:rsidDel="00000000" w:rsidP="00000000" w:rsidRDefault="00000000" w:rsidRPr="00000000" w14:paraId="00000138">
            <w:pPr>
              <w:pageBreakBefore w:val="0"/>
              <w:spacing w:before="0" w:line="240" w:lineRule="auto"/>
              <w:ind w:firstLine="0"/>
              <w:rPr/>
            </w:pPr>
            <w:r w:rsidDel="00000000" w:rsidR="00000000" w:rsidRPr="00000000">
              <w:rPr>
                <w:rtl w:val="0"/>
              </w:rPr>
              <w:t xml:space="preserve">17917</w:t>
            </w:r>
          </w:p>
        </w:tc>
        <w:tc>
          <w:tcPr>
            <w:tcMar>
              <w:left w:w="108.0" w:type="dxa"/>
              <w:right w:w="108.0" w:type="dxa"/>
            </w:tcMar>
          </w:tcPr>
          <w:p w:rsidR="00000000" w:rsidDel="00000000" w:rsidP="00000000" w:rsidRDefault="00000000" w:rsidRPr="00000000" w14:paraId="00000139">
            <w:pPr>
              <w:pageBreakBefore w:val="0"/>
              <w:spacing w:before="0" w:line="240" w:lineRule="auto"/>
              <w:ind w:firstLine="0"/>
              <w:rPr/>
            </w:pPr>
            <w:r w:rsidDel="00000000" w:rsidR="00000000" w:rsidRPr="00000000">
              <w:rPr>
                <w:rtl w:val="0"/>
              </w:rPr>
              <w:t xml:space="preserve">96972</w:t>
            </w:r>
          </w:p>
        </w:tc>
      </w:tr>
      <w:tr>
        <w:trPr>
          <w:cantSplit w:val="0"/>
          <w:tblHeader w:val="0"/>
        </w:trPr>
        <w:tc>
          <w:tcPr>
            <w:tcMar>
              <w:left w:w="108.0" w:type="dxa"/>
              <w:right w:w="108.0" w:type="dxa"/>
            </w:tcMar>
          </w:tcPr>
          <w:p w:rsidR="00000000" w:rsidDel="00000000" w:rsidP="00000000" w:rsidRDefault="00000000" w:rsidRPr="00000000" w14:paraId="0000013A">
            <w:pPr>
              <w:pageBreakBefore w:val="0"/>
              <w:spacing w:before="0" w:line="240" w:lineRule="auto"/>
              <w:ind w:firstLine="0"/>
              <w:rPr/>
            </w:pPr>
            <w:r w:rsidDel="00000000" w:rsidR="00000000" w:rsidRPr="00000000">
              <w:rPr>
                <w:rtl w:val="0"/>
              </w:rPr>
              <w:t xml:space="preserve">Opera</w:t>
            </w:r>
          </w:p>
        </w:tc>
        <w:tc>
          <w:tcPr>
            <w:tcMar>
              <w:left w:w="108.0" w:type="dxa"/>
              <w:right w:w="108.0" w:type="dxa"/>
            </w:tcMar>
          </w:tcPr>
          <w:p w:rsidR="00000000" w:rsidDel="00000000" w:rsidP="00000000" w:rsidRDefault="00000000" w:rsidRPr="00000000" w14:paraId="0000013B">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3C">
            <w:pPr>
              <w:pageBreakBefore w:val="0"/>
              <w:spacing w:before="0" w:line="240" w:lineRule="auto"/>
              <w:ind w:firstLine="0"/>
              <w:rPr/>
            </w:pPr>
            <w:r w:rsidDel="00000000" w:rsidR="00000000" w:rsidRPr="00000000">
              <w:rPr>
                <w:rtl w:val="0"/>
              </w:rPr>
              <w:t xml:space="preserve">2.8</w:t>
            </w:r>
          </w:p>
        </w:tc>
        <w:tc>
          <w:tcPr>
            <w:tcMar>
              <w:left w:w="108.0" w:type="dxa"/>
              <w:right w:w="108.0" w:type="dxa"/>
            </w:tcMar>
          </w:tcPr>
          <w:p w:rsidR="00000000" w:rsidDel="00000000" w:rsidP="00000000" w:rsidRDefault="00000000" w:rsidRPr="00000000" w14:paraId="0000013D">
            <w:pPr>
              <w:pageBreakBefore w:val="0"/>
              <w:spacing w:before="0" w:line="240" w:lineRule="auto"/>
              <w:ind w:firstLine="0"/>
              <w:rPr/>
            </w:pPr>
            <w:r w:rsidDel="00000000" w:rsidR="00000000" w:rsidRPr="00000000">
              <w:rPr>
                <w:rtl w:val="0"/>
              </w:rPr>
              <w:t xml:space="preserve">3.4</w:t>
            </w:r>
          </w:p>
        </w:tc>
        <w:tc>
          <w:tcPr>
            <w:tcMar>
              <w:left w:w="108.0" w:type="dxa"/>
              <w:right w:w="108.0" w:type="dxa"/>
            </w:tcMar>
          </w:tcPr>
          <w:p w:rsidR="00000000" w:rsidDel="00000000" w:rsidP="00000000" w:rsidRDefault="00000000" w:rsidRPr="00000000" w14:paraId="0000013E">
            <w:pPr>
              <w:pageBreakBefore w:val="0"/>
              <w:spacing w:before="0" w:line="240" w:lineRule="auto"/>
              <w:ind w:firstLine="0"/>
              <w:rPr/>
            </w:pPr>
            <w:r w:rsidDel="00000000" w:rsidR="00000000" w:rsidRPr="00000000">
              <w:rPr>
                <w:rtl w:val="0"/>
              </w:rPr>
              <w:t xml:space="preserve">3.0</w:t>
            </w:r>
          </w:p>
        </w:tc>
        <w:tc>
          <w:tcPr>
            <w:tcMar>
              <w:left w:w="108.0" w:type="dxa"/>
              <w:right w:w="108.0" w:type="dxa"/>
            </w:tcMar>
          </w:tcPr>
          <w:p w:rsidR="00000000" w:rsidDel="00000000" w:rsidP="00000000" w:rsidRDefault="00000000" w:rsidRPr="00000000" w14:paraId="0000013F">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140">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141">
            <w:pPr>
              <w:pageBreakBefore w:val="0"/>
              <w:spacing w:before="0" w:line="240" w:lineRule="auto"/>
              <w:ind w:firstLine="0"/>
              <w:rPr/>
            </w:pPr>
            <w:r w:rsidDel="00000000" w:rsidR="00000000" w:rsidRPr="00000000">
              <w:rPr>
                <w:rtl w:val="0"/>
              </w:rPr>
              <w:t xml:space="preserve">2.8</w:t>
            </w:r>
          </w:p>
        </w:tc>
      </w:tr>
      <w:tr>
        <w:trPr>
          <w:cantSplit w:val="0"/>
          <w:tblHeader w:val="0"/>
        </w:trPr>
        <w:tc>
          <w:tcPr>
            <w:tcMar>
              <w:left w:w="108.0" w:type="dxa"/>
              <w:right w:w="108.0" w:type="dxa"/>
            </w:tcMar>
          </w:tcPr>
          <w:p w:rsidR="00000000" w:rsidDel="00000000" w:rsidP="00000000" w:rsidRDefault="00000000" w:rsidRPr="00000000" w14:paraId="0000014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43">
            <w:pPr>
              <w:pageBreakBefore w:val="0"/>
              <w:spacing w:before="0" w:line="240" w:lineRule="auto"/>
              <w:ind w:firstLine="0"/>
              <w:rPr/>
            </w:pPr>
            <w:r w:rsidDel="00000000" w:rsidR="00000000" w:rsidRPr="00000000">
              <w:rPr>
                <w:rtl w:val="0"/>
              </w:rPr>
              <w:t xml:space="preserve">17234</w:t>
            </w:r>
          </w:p>
        </w:tc>
        <w:tc>
          <w:tcPr>
            <w:tcMar>
              <w:left w:w="108.0" w:type="dxa"/>
              <w:right w:w="108.0" w:type="dxa"/>
            </w:tcMar>
          </w:tcPr>
          <w:p w:rsidR="00000000" w:rsidDel="00000000" w:rsidP="00000000" w:rsidRDefault="00000000" w:rsidRPr="00000000" w14:paraId="00000144">
            <w:pPr>
              <w:pageBreakBefore w:val="0"/>
              <w:spacing w:before="0" w:line="240" w:lineRule="auto"/>
              <w:ind w:firstLine="0"/>
              <w:rPr/>
            </w:pPr>
            <w:r w:rsidDel="00000000" w:rsidR="00000000" w:rsidRPr="00000000">
              <w:rPr>
                <w:rtl w:val="0"/>
              </w:rPr>
              <w:t xml:space="preserve">13654</w:t>
            </w:r>
          </w:p>
        </w:tc>
        <w:tc>
          <w:tcPr>
            <w:tcMar>
              <w:left w:w="108.0" w:type="dxa"/>
              <w:right w:w="108.0" w:type="dxa"/>
            </w:tcMar>
          </w:tcPr>
          <w:p w:rsidR="00000000" w:rsidDel="00000000" w:rsidP="00000000" w:rsidRDefault="00000000" w:rsidRPr="00000000" w14:paraId="00000145">
            <w:pPr>
              <w:pageBreakBefore w:val="0"/>
              <w:spacing w:before="0" w:line="240" w:lineRule="auto"/>
              <w:ind w:firstLine="0"/>
              <w:rPr/>
            </w:pPr>
            <w:r w:rsidDel="00000000" w:rsidR="00000000" w:rsidRPr="00000000">
              <w:rPr>
                <w:rtl w:val="0"/>
              </w:rPr>
              <w:t xml:space="preserve">12724</w:t>
            </w:r>
          </w:p>
        </w:tc>
        <w:tc>
          <w:tcPr>
            <w:tcMar>
              <w:left w:w="108.0" w:type="dxa"/>
              <w:right w:w="108.0" w:type="dxa"/>
            </w:tcMar>
          </w:tcPr>
          <w:p w:rsidR="00000000" w:rsidDel="00000000" w:rsidP="00000000" w:rsidRDefault="00000000" w:rsidRPr="00000000" w14:paraId="00000146">
            <w:pPr>
              <w:pageBreakBefore w:val="0"/>
              <w:spacing w:before="0" w:line="240" w:lineRule="auto"/>
              <w:ind w:firstLine="0"/>
              <w:rPr/>
            </w:pPr>
            <w:r w:rsidDel="00000000" w:rsidR="00000000" w:rsidRPr="00000000">
              <w:rPr>
                <w:rtl w:val="0"/>
              </w:rPr>
              <w:t xml:space="preserve">17082</w:t>
            </w:r>
          </w:p>
        </w:tc>
        <w:tc>
          <w:tcPr>
            <w:tcMar>
              <w:left w:w="108.0" w:type="dxa"/>
              <w:right w:w="108.0" w:type="dxa"/>
            </w:tcMar>
          </w:tcPr>
          <w:p w:rsidR="00000000" w:rsidDel="00000000" w:rsidP="00000000" w:rsidRDefault="00000000" w:rsidRPr="00000000" w14:paraId="00000147">
            <w:pPr>
              <w:pageBreakBefore w:val="0"/>
              <w:spacing w:before="0" w:line="240" w:lineRule="auto"/>
              <w:ind w:firstLine="0"/>
              <w:rPr/>
            </w:pPr>
            <w:r w:rsidDel="00000000" w:rsidR="00000000" w:rsidRPr="00000000">
              <w:rPr>
                <w:rtl w:val="0"/>
              </w:rPr>
              <w:t xml:space="preserve">18341</w:t>
            </w:r>
          </w:p>
        </w:tc>
        <w:tc>
          <w:tcPr>
            <w:tcMar>
              <w:left w:w="108.0" w:type="dxa"/>
              <w:right w:w="108.0" w:type="dxa"/>
            </w:tcMar>
          </w:tcPr>
          <w:p w:rsidR="00000000" w:rsidDel="00000000" w:rsidP="00000000" w:rsidRDefault="00000000" w:rsidRPr="00000000" w14:paraId="00000148">
            <w:pPr>
              <w:pageBreakBefore w:val="0"/>
              <w:spacing w:before="0" w:line="240" w:lineRule="auto"/>
              <w:ind w:firstLine="0"/>
              <w:rPr/>
            </w:pPr>
            <w:r w:rsidDel="00000000" w:rsidR="00000000" w:rsidRPr="00000000">
              <w:rPr>
                <w:rtl w:val="0"/>
              </w:rPr>
              <w:t xml:space="preserve">17907</w:t>
            </w:r>
          </w:p>
        </w:tc>
        <w:tc>
          <w:tcPr>
            <w:tcMar>
              <w:left w:w="108.0" w:type="dxa"/>
              <w:right w:w="108.0" w:type="dxa"/>
            </w:tcMar>
          </w:tcPr>
          <w:p w:rsidR="00000000" w:rsidDel="00000000" w:rsidP="00000000" w:rsidRDefault="00000000" w:rsidRPr="00000000" w14:paraId="00000149">
            <w:pPr>
              <w:pageBreakBefore w:val="0"/>
              <w:spacing w:before="0" w:line="240" w:lineRule="auto"/>
              <w:ind w:firstLine="0"/>
              <w:rPr/>
            </w:pPr>
            <w:r w:rsidDel="00000000" w:rsidR="00000000" w:rsidRPr="00000000">
              <w:rPr>
                <w:rtl w:val="0"/>
              </w:rPr>
              <w:t xml:space="preserve">96942</w:t>
            </w:r>
          </w:p>
        </w:tc>
      </w:tr>
      <w:tr>
        <w:trPr>
          <w:cantSplit w:val="0"/>
          <w:tblHeader w:val="0"/>
        </w:trPr>
        <w:tc>
          <w:tcPr>
            <w:tcMar>
              <w:left w:w="108.0" w:type="dxa"/>
              <w:right w:w="108.0" w:type="dxa"/>
            </w:tcMar>
          </w:tcPr>
          <w:p w:rsidR="00000000" w:rsidDel="00000000" w:rsidP="00000000" w:rsidRDefault="00000000" w:rsidRPr="00000000" w14:paraId="0000014A">
            <w:pPr>
              <w:pageBreakBefore w:val="0"/>
              <w:spacing w:before="0" w:line="240" w:lineRule="auto"/>
              <w:ind w:firstLine="0"/>
              <w:rPr/>
            </w:pPr>
            <w:r w:rsidDel="00000000" w:rsidR="00000000" w:rsidRPr="00000000">
              <w:rPr>
                <w:rtl w:val="0"/>
              </w:rPr>
              <w:t xml:space="preserve">Musicals</w:t>
            </w:r>
          </w:p>
        </w:tc>
        <w:tc>
          <w:tcPr>
            <w:tcMar>
              <w:left w:w="108.0" w:type="dxa"/>
              <w:right w:w="108.0" w:type="dxa"/>
            </w:tcMar>
          </w:tcPr>
          <w:p w:rsidR="00000000" w:rsidDel="00000000" w:rsidP="00000000" w:rsidRDefault="00000000" w:rsidRPr="00000000" w14:paraId="0000014B">
            <w:pPr>
              <w:pageBreakBefore w:val="0"/>
              <w:spacing w:before="0" w:line="240" w:lineRule="auto"/>
              <w:ind w:firstLine="0"/>
              <w:rPr/>
            </w:pPr>
            <w:r w:rsidDel="00000000" w:rsidR="00000000" w:rsidRPr="00000000">
              <w:rPr>
                <w:rtl w:val="0"/>
              </w:rPr>
              <w:t xml:space="preserve">18.8</w:t>
            </w:r>
          </w:p>
        </w:tc>
        <w:tc>
          <w:tcPr>
            <w:tcMar>
              <w:left w:w="108.0" w:type="dxa"/>
              <w:right w:w="108.0" w:type="dxa"/>
            </w:tcMar>
          </w:tcPr>
          <w:p w:rsidR="00000000" w:rsidDel="00000000" w:rsidP="00000000" w:rsidRDefault="00000000" w:rsidRPr="00000000" w14:paraId="0000014C">
            <w:pPr>
              <w:pageBreakBefore w:val="0"/>
              <w:spacing w:before="0" w:line="240" w:lineRule="auto"/>
              <w:ind w:firstLine="0"/>
              <w:rPr/>
            </w:pPr>
            <w:r w:rsidDel="00000000" w:rsidR="00000000" w:rsidRPr="00000000">
              <w:rPr>
                <w:rtl w:val="0"/>
              </w:rPr>
              <w:t xml:space="preserve">17.5</w:t>
            </w:r>
          </w:p>
        </w:tc>
        <w:tc>
          <w:tcPr>
            <w:tcMar>
              <w:left w:w="108.0" w:type="dxa"/>
              <w:right w:w="108.0" w:type="dxa"/>
            </w:tcMar>
          </w:tcPr>
          <w:p w:rsidR="00000000" w:rsidDel="00000000" w:rsidP="00000000" w:rsidRDefault="00000000" w:rsidRPr="00000000" w14:paraId="0000014D">
            <w:pPr>
              <w:pageBreakBefore w:val="0"/>
              <w:spacing w:before="0" w:line="240" w:lineRule="auto"/>
              <w:ind w:firstLine="0"/>
              <w:rPr/>
            </w:pPr>
            <w:r w:rsidDel="00000000" w:rsidR="00000000" w:rsidRPr="00000000">
              <w:rPr>
                <w:rtl w:val="0"/>
              </w:rPr>
              <w:t xml:space="preserve">17.7</w:t>
            </w:r>
          </w:p>
        </w:tc>
        <w:tc>
          <w:tcPr>
            <w:tcMar>
              <w:left w:w="108.0" w:type="dxa"/>
              <w:right w:w="108.0" w:type="dxa"/>
            </w:tcMar>
          </w:tcPr>
          <w:p w:rsidR="00000000" w:rsidDel="00000000" w:rsidP="00000000" w:rsidRDefault="00000000" w:rsidRPr="00000000" w14:paraId="0000014E">
            <w:pPr>
              <w:pageBreakBefore w:val="0"/>
              <w:spacing w:before="0" w:line="240" w:lineRule="auto"/>
              <w:ind w:firstLine="0"/>
              <w:rPr/>
            </w:pPr>
            <w:r w:rsidDel="00000000" w:rsidR="00000000" w:rsidRPr="00000000">
              <w:rPr>
                <w:rtl w:val="0"/>
              </w:rPr>
              <w:t xml:space="preserve">17.2</w:t>
            </w:r>
          </w:p>
        </w:tc>
        <w:tc>
          <w:tcPr>
            <w:tcMar>
              <w:left w:w="108.0" w:type="dxa"/>
              <w:right w:w="108.0" w:type="dxa"/>
            </w:tcMar>
          </w:tcPr>
          <w:p w:rsidR="00000000" w:rsidDel="00000000" w:rsidP="00000000" w:rsidRDefault="00000000" w:rsidRPr="00000000" w14:paraId="0000014F">
            <w:pPr>
              <w:pageBreakBefore w:val="0"/>
              <w:spacing w:before="0" w:line="240" w:lineRule="auto"/>
              <w:ind w:firstLine="0"/>
              <w:rPr/>
            </w:pPr>
            <w:r w:rsidDel="00000000" w:rsidR="00000000" w:rsidRPr="00000000">
              <w:rPr>
                <w:rtl w:val="0"/>
              </w:rPr>
              <w:t xml:space="preserve">17.9</w:t>
            </w:r>
          </w:p>
        </w:tc>
        <w:tc>
          <w:tcPr>
            <w:tcMar>
              <w:left w:w="108.0" w:type="dxa"/>
              <w:right w:w="108.0" w:type="dxa"/>
            </w:tcMar>
          </w:tcPr>
          <w:p w:rsidR="00000000" w:rsidDel="00000000" w:rsidP="00000000" w:rsidRDefault="00000000" w:rsidRPr="00000000" w14:paraId="00000150">
            <w:pPr>
              <w:pageBreakBefore w:val="0"/>
              <w:spacing w:before="0" w:line="240" w:lineRule="auto"/>
              <w:ind w:firstLine="0"/>
              <w:rPr/>
            </w:pPr>
            <w:r w:rsidDel="00000000" w:rsidR="00000000" w:rsidRPr="00000000">
              <w:rPr>
                <w:rtl w:val="0"/>
              </w:rPr>
              <w:t xml:space="preserve">16.6</w:t>
            </w:r>
          </w:p>
        </w:tc>
        <w:tc>
          <w:tcPr>
            <w:tcMar>
              <w:left w:w="108.0" w:type="dxa"/>
              <w:right w:w="108.0" w:type="dxa"/>
            </w:tcMar>
          </w:tcPr>
          <w:p w:rsidR="00000000" w:rsidDel="00000000" w:rsidP="00000000" w:rsidRDefault="00000000" w:rsidRPr="00000000" w14:paraId="00000151">
            <w:pPr>
              <w:pageBreakBefore w:val="0"/>
              <w:spacing w:before="0" w:line="240" w:lineRule="auto"/>
              <w:ind w:firstLine="0"/>
              <w:rPr/>
            </w:pPr>
            <w:r w:rsidDel="00000000" w:rsidR="00000000" w:rsidRPr="00000000">
              <w:rPr>
                <w:rtl w:val="0"/>
              </w:rPr>
              <w:t xml:space="preserve">17.6</w:t>
            </w:r>
          </w:p>
        </w:tc>
      </w:tr>
      <w:tr>
        <w:trPr>
          <w:cantSplit w:val="0"/>
          <w:tblHeader w:val="0"/>
        </w:trPr>
        <w:tc>
          <w:tcPr>
            <w:tcMar>
              <w:left w:w="108.0" w:type="dxa"/>
              <w:right w:w="108.0" w:type="dxa"/>
            </w:tcMar>
          </w:tcPr>
          <w:p w:rsidR="00000000" w:rsidDel="00000000" w:rsidP="00000000" w:rsidRDefault="00000000" w:rsidRPr="00000000" w14:paraId="0000015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53">
            <w:pPr>
              <w:pageBreakBefore w:val="0"/>
              <w:spacing w:before="0" w:line="240" w:lineRule="auto"/>
              <w:ind w:firstLine="0"/>
              <w:rPr/>
            </w:pPr>
            <w:r w:rsidDel="00000000" w:rsidR="00000000" w:rsidRPr="00000000">
              <w:rPr>
                <w:rtl w:val="0"/>
              </w:rPr>
              <w:t xml:space="preserve">17243</w:t>
            </w:r>
          </w:p>
        </w:tc>
        <w:tc>
          <w:tcPr>
            <w:tcMar>
              <w:left w:w="108.0" w:type="dxa"/>
              <w:right w:w="108.0" w:type="dxa"/>
            </w:tcMar>
          </w:tcPr>
          <w:p w:rsidR="00000000" w:rsidDel="00000000" w:rsidP="00000000" w:rsidRDefault="00000000" w:rsidRPr="00000000" w14:paraId="00000154">
            <w:pPr>
              <w:pageBreakBefore w:val="0"/>
              <w:spacing w:before="0" w:line="240" w:lineRule="auto"/>
              <w:ind w:firstLine="0"/>
              <w:rPr/>
            </w:pPr>
            <w:r w:rsidDel="00000000" w:rsidR="00000000" w:rsidRPr="00000000">
              <w:rPr>
                <w:rtl w:val="0"/>
              </w:rPr>
              <w:t xml:space="preserve">13666</w:t>
            </w:r>
          </w:p>
        </w:tc>
        <w:tc>
          <w:tcPr>
            <w:tcMar>
              <w:left w:w="108.0" w:type="dxa"/>
              <w:right w:w="108.0" w:type="dxa"/>
            </w:tcMar>
          </w:tcPr>
          <w:p w:rsidR="00000000" w:rsidDel="00000000" w:rsidP="00000000" w:rsidRDefault="00000000" w:rsidRPr="00000000" w14:paraId="00000155">
            <w:pPr>
              <w:pageBreakBefore w:val="0"/>
              <w:spacing w:before="0" w:line="240" w:lineRule="auto"/>
              <w:ind w:firstLine="0"/>
              <w:rPr/>
            </w:pPr>
            <w:r w:rsidDel="00000000" w:rsidR="00000000" w:rsidRPr="00000000">
              <w:rPr>
                <w:rtl w:val="0"/>
              </w:rPr>
              <w:t xml:space="preserve">12720</w:t>
            </w:r>
          </w:p>
        </w:tc>
        <w:tc>
          <w:tcPr>
            <w:tcMar>
              <w:left w:w="108.0" w:type="dxa"/>
              <w:right w:w="108.0" w:type="dxa"/>
            </w:tcMar>
          </w:tcPr>
          <w:p w:rsidR="00000000" w:rsidDel="00000000" w:rsidP="00000000" w:rsidRDefault="00000000" w:rsidRPr="00000000" w14:paraId="00000156">
            <w:pPr>
              <w:pageBreakBefore w:val="0"/>
              <w:spacing w:before="0" w:line="240" w:lineRule="auto"/>
              <w:ind w:firstLine="0"/>
              <w:rPr/>
            </w:pPr>
            <w:r w:rsidDel="00000000" w:rsidR="00000000" w:rsidRPr="00000000">
              <w:rPr>
                <w:rtl w:val="0"/>
              </w:rPr>
              <w:t xml:space="preserve">17075</w:t>
            </w:r>
          </w:p>
        </w:tc>
        <w:tc>
          <w:tcPr>
            <w:tcMar>
              <w:left w:w="108.0" w:type="dxa"/>
              <w:right w:w="108.0" w:type="dxa"/>
            </w:tcMar>
          </w:tcPr>
          <w:p w:rsidR="00000000" w:rsidDel="00000000" w:rsidP="00000000" w:rsidRDefault="00000000" w:rsidRPr="00000000" w14:paraId="00000157">
            <w:pPr>
              <w:pageBreakBefore w:val="0"/>
              <w:spacing w:before="0" w:line="240" w:lineRule="auto"/>
              <w:ind w:firstLine="0"/>
              <w:rPr/>
            </w:pPr>
            <w:r w:rsidDel="00000000" w:rsidR="00000000" w:rsidRPr="00000000">
              <w:rPr>
                <w:rtl w:val="0"/>
              </w:rPr>
              <w:t xml:space="preserve">18315</w:t>
            </w:r>
          </w:p>
        </w:tc>
        <w:tc>
          <w:tcPr>
            <w:tcMar>
              <w:left w:w="108.0" w:type="dxa"/>
              <w:right w:w="108.0" w:type="dxa"/>
            </w:tcMar>
          </w:tcPr>
          <w:p w:rsidR="00000000" w:rsidDel="00000000" w:rsidP="00000000" w:rsidRDefault="00000000" w:rsidRPr="00000000" w14:paraId="00000158">
            <w:pPr>
              <w:pageBreakBefore w:val="0"/>
              <w:spacing w:before="0" w:line="240" w:lineRule="auto"/>
              <w:ind w:firstLine="0"/>
              <w:rPr/>
            </w:pPr>
            <w:r w:rsidDel="00000000" w:rsidR="00000000" w:rsidRPr="00000000">
              <w:rPr>
                <w:rtl w:val="0"/>
              </w:rPr>
              <w:t xml:space="preserve">17880</w:t>
            </w:r>
          </w:p>
        </w:tc>
        <w:tc>
          <w:tcPr>
            <w:tcMar>
              <w:left w:w="108.0" w:type="dxa"/>
              <w:right w:w="108.0" w:type="dxa"/>
            </w:tcMar>
          </w:tcPr>
          <w:p w:rsidR="00000000" w:rsidDel="00000000" w:rsidP="00000000" w:rsidRDefault="00000000" w:rsidRPr="00000000" w14:paraId="00000159">
            <w:pPr>
              <w:pageBreakBefore w:val="0"/>
              <w:spacing w:before="0" w:line="240" w:lineRule="auto"/>
              <w:ind w:firstLine="0"/>
              <w:rPr/>
            </w:pPr>
            <w:r w:rsidDel="00000000" w:rsidR="00000000" w:rsidRPr="00000000">
              <w:rPr>
                <w:rtl w:val="0"/>
              </w:rPr>
              <w:t xml:space="preserve">96899</w:t>
            </w:r>
          </w:p>
        </w:tc>
      </w:tr>
      <w:tr>
        <w:trPr>
          <w:cantSplit w:val="0"/>
          <w:tblHeader w:val="0"/>
        </w:trPr>
        <w:tc>
          <w:tcPr>
            <w:tcMar>
              <w:left w:w="108.0" w:type="dxa"/>
              <w:right w:w="108.0" w:type="dxa"/>
            </w:tcMar>
          </w:tcPr>
          <w:p w:rsidR="00000000" w:rsidDel="00000000" w:rsidP="00000000" w:rsidRDefault="00000000" w:rsidRPr="00000000" w14:paraId="0000015A">
            <w:pPr>
              <w:pageBreakBefore w:val="0"/>
              <w:spacing w:before="0" w:line="240" w:lineRule="auto"/>
              <w:ind w:firstLine="0"/>
              <w:rPr/>
            </w:pPr>
            <w:r w:rsidDel="00000000" w:rsidR="00000000" w:rsidRPr="00000000">
              <w:rPr>
                <w:rtl w:val="0"/>
              </w:rPr>
              <w:t xml:space="preserve">Ballet</w:t>
            </w:r>
          </w:p>
        </w:tc>
        <w:tc>
          <w:tcPr>
            <w:tcMar>
              <w:left w:w="108.0" w:type="dxa"/>
              <w:right w:w="108.0" w:type="dxa"/>
            </w:tcMar>
          </w:tcPr>
          <w:p w:rsidR="00000000" w:rsidDel="00000000" w:rsidP="00000000" w:rsidRDefault="00000000" w:rsidRPr="00000000" w14:paraId="0000015B">
            <w:pPr>
              <w:pageBreakBefore w:val="0"/>
              <w:spacing w:before="0" w:line="240" w:lineRule="auto"/>
              <w:ind w:firstLine="0"/>
              <w:rPr/>
            </w:pPr>
            <w:r w:rsidDel="00000000" w:rsidR="00000000" w:rsidRPr="00000000">
              <w:rPr>
                <w:rtl w:val="0"/>
              </w:rPr>
              <w:t xml:space="preserve">4.4</w:t>
            </w:r>
          </w:p>
        </w:tc>
        <w:tc>
          <w:tcPr>
            <w:tcMar>
              <w:left w:w="108.0" w:type="dxa"/>
              <w:right w:w="108.0" w:type="dxa"/>
            </w:tcMar>
          </w:tcPr>
          <w:p w:rsidR="00000000" w:rsidDel="00000000" w:rsidP="00000000" w:rsidRDefault="00000000" w:rsidRPr="00000000" w14:paraId="0000015C">
            <w:pPr>
              <w:pageBreakBefore w:val="0"/>
              <w:spacing w:before="0" w:line="240" w:lineRule="auto"/>
              <w:ind w:firstLine="0"/>
              <w:rPr/>
            </w:pPr>
            <w:r w:rsidDel="00000000" w:rsidR="00000000" w:rsidRPr="00000000">
              <w:rPr>
                <w:rtl w:val="0"/>
              </w:rPr>
              <w:t xml:space="preserve">4.5</w:t>
            </w:r>
          </w:p>
        </w:tc>
        <w:tc>
          <w:tcPr>
            <w:tcMar>
              <w:left w:w="108.0" w:type="dxa"/>
              <w:right w:w="108.0" w:type="dxa"/>
            </w:tcMar>
          </w:tcPr>
          <w:p w:rsidR="00000000" w:rsidDel="00000000" w:rsidP="00000000" w:rsidRDefault="00000000" w:rsidRPr="00000000" w14:paraId="0000015D">
            <w:pPr>
              <w:pageBreakBefore w:val="0"/>
              <w:spacing w:before="0" w:line="240" w:lineRule="auto"/>
              <w:ind w:firstLine="0"/>
              <w:rPr/>
            </w:pPr>
            <w:r w:rsidDel="00000000" w:rsidR="00000000" w:rsidRPr="00000000">
              <w:rPr>
                <w:rtl w:val="0"/>
              </w:rPr>
              <w:t xml:space="preserve">4.7</w:t>
            </w:r>
          </w:p>
        </w:tc>
        <w:tc>
          <w:tcPr>
            <w:tcMar>
              <w:left w:w="108.0" w:type="dxa"/>
              <w:right w:w="108.0" w:type="dxa"/>
            </w:tcMar>
          </w:tcPr>
          <w:p w:rsidR="00000000" w:rsidDel="00000000" w:rsidP="00000000" w:rsidRDefault="00000000" w:rsidRPr="00000000" w14:paraId="0000015E">
            <w:pPr>
              <w:pageBreakBefore w:val="0"/>
              <w:spacing w:before="0" w:line="240" w:lineRule="auto"/>
              <w:ind w:firstLine="0"/>
              <w:rPr/>
            </w:pPr>
            <w:r w:rsidDel="00000000" w:rsidR="00000000" w:rsidRPr="00000000">
              <w:rPr>
                <w:rtl w:val="0"/>
              </w:rPr>
              <w:t xml:space="preserve">3.8</w:t>
            </w:r>
          </w:p>
        </w:tc>
        <w:tc>
          <w:tcPr>
            <w:tcMar>
              <w:left w:w="108.0" w:type="dxa"/>
              <w:right w:w="108.0" w:type="dxa"/>
            </w:tcMar>
          </w:tcPr>
          <w:p w:rsidR="00000000" w:rsidDel="00000000" w:rsidP="00000000" w:rsidRDefault="00000000" w:rsidRPr="00000000" w14:paraId="0000015F">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60">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61">
            <w:pPr>
              <w:pageBreakBefore w:val="0"/>
              <w:spacing w:before="0" w:line="240" w:lineRule="auto"/>
              <w:ind w:firstLine="0"/>
              <w:rPr/>
            </w:pPr>
            <w:r w:rsidDel="00000000" w:rsidR="00000000" w:rsidRPr="00000000">
              <w:rPr>
                <w:rtl w:val="0"/>
              </w:rPr>
              <w:t xml:space="preserve">3.9</w:t>
            </w:r>
          </w:p>
        </w:tc>
      </w:tr>
      <w:tr>
        <w:trPr>
          <w:cantSplit w:val="0"/>
          <w:tblHeader w:val="0"/>
        </w:trPr>
        <w:tc>
          <w:tcPr>
            <w:tcMar>
              <w:left w:w="108.0" w:type="dxa"/>
              <w:right w:w="108.0" w:type="dxa"/>
            </w:tcMar>
          </w:tcPr>
          <w:p w:rsidR="00000000" w:rsidDel="00000000" w:rsidP="00000000" w:rsidRDefault="00000000" w:rsidRPr="00000000" w14:paraId="0000016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63">
            <w:pPr>
              <w:pageBreakBefore w:val="0"/>
              <w:spacing w:before="0" w:line="240" w:lineRule="auto"/>
              <w:ind w:firstLine="0"/>
              <w:rPr/>
            </w:pPr>
            <w:r w:rsidDel="00000000" w:rsidR="00000000" w:rsidRPr="00000000">
              <w:rPr>
                <w:rtl w:val="0"/>
              </w:rPr>
              <w:t xml:space="preserve">17244</w:t>
            </w:r>
          </w:p>
        </w:tc>
        <w:tc>
          <w:tcPr>
            <w:tcMar>
              <w:left w:w="108.0" w:type="dxa"/>
              <w:right w:w="108.0" w:type="dxa"/>
            </w:tcMar>
          </w:tcPr>
          <w:p w:rsidR="00000000" w:rsidDel="00000000" w:rsidP="00000000" w:rsidRDefault="00000000" w:rsidRPr="00000000" w14:paraId="00000164">
            <w:pPr>
              <w:pageBreakBefore w:val="0"/>
              <w:spacing w:before="0" w:line="240" w:lineRule="auto"/>
              <w:ind w:firstLine="0"/>
              <w:rPr/>
            </w:pPr>
            <w:r w:rsidDel="00000000" w:rsidR="00000000" w:rsidRPr="00000000">
              <w:rPr>
                <w:rtl w:val="0"/>
              </w:rPr>
              <w:t xml:space="preserve">13672</w:t>
            </w:r>
          </w:p>
        </w:tc>
        <w:tc>
          <w:tcPr>
            <w:tcMar>
              <w:left w:w="108.0" w:type="dxa"/>
              <w:right w:w="108.0" w:type="dxa"/>
            </w:tcMar>
          </w:tcPr>
          <w:p w:rsidR="00000000" w:rsidDel="00000000" w:rsidP="00000000" w:rsidRDefault="00000000" w:rsidRPr="00000000" w14:paraId="00000165">
            <w:pPr>
              <w:pageBreakBefore w:val="0"/>
              <w:spacing w:before="0" w:line="240" w:lineRule="auto"/>
              <w:ind w:firstLine="0"/>
              <w:rPr/>
            </w:pPr>
            <w:r w:rsidDel="00000000" w:rsidR="00000000" w:rsidRPr="00000000">
              <w:rPr>
                <w:rtl w:val="0"/>
              </w:rPr>
              <w:t xml:space="preserve">12712</w:t>
            </w:r>
          </w:p>
        </w:tc>
        <w:tc>
          <w:tcPr>
            <w:tcMar>
              <w:left w:w="108.0" w:type="dxa"/>
              <w:right w:w="108.0" w:type="dxa"/>
            </w:tcMar>
          </w:tcPr>
          <w:p w:rsidR="00000000" w:rsidDel="00000000" w:rsidP="00000000" w:rsidRDefault="00000000" w:rsidRPr="00000000" w14:paraId="00000166">
            <w:pPr>
              <w:pageBreakBefore w:val="0"/>
              <w:spacing w:before="0" w:line="240" w:lineRule="auto"/>
              <w:ind w:firstLine="0"/>
              <w:rPr/>
            </w:pPr>
            <w:r w:rsidDel="00000000" w:rsidR="00000000" w:rsidRPr="00000000">
              <w:rPr>
                <w:rtl w:val="0"/>
              </w:rPr>
              <w:t xml:space="preserve">17081</w:t>
            </w:r>
          </w:p>
        </w:tc>
        <w:tc>
          <w:tcPr>
            <w:tcMar>
              <w:left w:w="108.0" w:type="dxa"/>
              <w:right w:w="108.0" w:type="dxa"/>
            </w:tcMar>
          </w:tcPr>
          <w:p w:rsidR="00000000" w:rsidDel="00000000" w:rsidP="00000000" w:rsidRDefault="00000000" w:rsidRPr="00000000" w14:paraId="00000167">
            <w:pPr>
              <w:pageBreakBefore w:val="0"/>
              <w:spacing w:before="0" w:line="240" w:lineRule="auto"/>
              <w:ind w:firstLine="0"/>
              <w:rPr/>
            </w:pPr>
            <w:r w:rsidDel="00000000" w:rsidR="00000000" w:rsidRPr="00000000">
              <w:rPr>
                <w:rtl w:val="0"/>
              </w:rPr>
              <w:t xml:space="preserve">18300</w:t>
            </w:r>
          </w:p>
        </w:tc>
        <w:tc>
          <w:tcPr>
            <w:tcMar>
              <w:left w:w="108.0" w:type="dxa"/>
              <w:right w:w="108.0" w:type="dxa"/>
            </w:tcMar>
          </w:tcPr>
          <w:p w:rsidR="00000000" w:rsidDel="00000000" w:rsidP="00000000" w:rsidRDefault="00000000" w:rsidRPr="00000000" w14:paraId="00000168">
            <w:pPr>
              <w:pageBreakBefore w:val="0"/>
              <w:spacing w:before="0" w:line="240" w:lineRule="auto"/>
              <w:ind w:firstLine="0"/>
              <w:rPr/>
            </w:pPr>
            <w:r w:rsidDel="00000000" w:rsidR="00000000" w:rsidRPr="00000000">
              <w:rPr>
                <w:rtl w:val="0"/>
              </w:rPr>
              <w:t xml:space="preserve">17866</w:t>
            </w:r>
          </w:p>
        </w:tc>
        <w:tc>
          <w:tcPr>
            <w:tcMar>
              <w:left w:w="108.0" w:type="dxa"/>
              <w:right w:w="108.0" w:type="dxa"/>
            </w:tcMar>
          </w:tcPr>
          <w:p w:rsidR="00000000" w:rsidDel="00000000" w:rsidP="00000000" w:rsidRDefault="00000000" w:rsidRPr="00000000" w14:paraId="00000169">
            <w:pPr>
              <w:pageBreakBefore w:val="0"/>
              <w:spacing w:before="0" w:line="240" w:lineRule="auto"/>
              <w:ind w:firstLine="0"/>
              <w:rPr/>
            </w:pPr>
            <w:r w:rsidDel="00000000" w:rsidR="00000000" w:rsidRPr="00000000">
              <w:rPr>
                <w:rtl w:val="0"/>
              </w:rPr>
              <w:t xml:space="preserve">96875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6A">
            <w:pPr>
              <w:pageBreakBefore w:val="0"/>
              <w:spacing w:before="0" w:line="240" w:lineRule="auto"/>
              <w:ind w:firstLine="0"/>
              <w:rPr/>
            </w:pPr>
            <w:r w:rsidDel="00000000" w:rsidR="00000000" w:rsidRPr="00000000">
              <w:rPr>
                <w:rtl w:val="0"/>
              </w:rPr>
              <w:t xml:space="preserve">Art Museum</w:t>
            </w:r>
          </w:p>
        </w:tc>
        <w:tc>
          <w:tcPr>
            <w:tcMar>
              <w:left w:w="108.0" w:type="dxa"/>
              <w:right w:w="108.0" w:type="dxa"/>
            </w:tcMar>
          </w:tcPr>
          <w:p w:rsidR="00000000" w:rsidDel="00000000" w:rsidP="00000000" w:rsidRDefault="00000000" w:rsidRPr="00000000" w14:paraId="0000016B">
            <w:pPr>
              <w:pageBreakBefore w:val="0"/>
              <w:spacing w:before="0" w:line="240" w:lineRule="auto"/>
              <w:ind w:firstLine="0"/>
              <w:rPr/>
            </w:pPr>
            <w:r w:rsidDel="00000000" w:rsidR="00000000" w:rsidRPr="00000000">
              <w:rPr>
                <w:rtl w:val="0"/>
              </w:rPr>
              <w:t xml:space="preserve">22.1</w:t>
            </w:r>
          </w:p>
        </w:tc>
        <w:tc>
          <w:tcPr>
            <w:tcMar>
              <w:left w:w="108.0" w:type="dxa"/>
              <w:right w:w="108.0" w:type="dxa"/>
            </w:tcMar>
          </w:tcPr>
          <w:p w:rsidR="00000000" w:rsidDel="00000000" w:rsidP="00000000" w:rsidRDefault="00000000" w:rsidRPr="00000000" w14:paraId="0000016C">
            <w:pPr>
              <w:pageBreakBefore w:val="0"/>
              <w:spacing w:before="0" w:line="240" w:lineRule="auto"/>
              <w:ind w:firstLine="0"/>
              <w:rPr/>
            </w:pPr>
            <w:r w:rsidDel="00000000" w:rsidR="00000000" w:rsidRPr="00000000">
              <w:rPr>
                <w:rtl w:val="0"/>
              </w:rPr>
              <w:t xml:space="preserve">22.7</w:t>
            </w:r>
          </w:p>
        </w:tc>
        <w:tc>
          <w:tcPr>
            <w:tcMar>
              <w:left w:w="108.0" w:type="dxa"/>
              <w:right w:w="108.0" w:type="dxa"/>
            </w:tcMar>
          </w:tcPr>
          <w:p w:rsidR="00000000" w:rsidDel="00000000" w:rsidP="00000000" w:rsidRDefault="00000000" w:rsidRPr="00000000" w14:paraId="0000016D">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6E">
            <w:pPr>
              <w:pageBreakBefore w:val="0"/>
              <w:spacing w:before="0" w:line="240" w:lineRule="auto"/>
              <w:ind w:firstLine="0"/>
              <w:rPr/>
            </w:pPr>
            <w:r w:rsidDel="00000000" w:rsidR="00000000" w:rsidRPr="00000000">
              <w:rPr>
                <w:rtl w:val="0"/>
              </w:rPr>
              <w:t xml:space="preserve">27.0</w:t>
            </w:r>
          </w:p>
        </w:tc>
        <w:tc>
          <w:tcPr>
            <w:tcMar>
              <w:left w:w="108.0" w:type="dxa"/>
              <w:right w:w="108.0" w:type="dxa"/>
            </w:tcMar>
          </w:tcPr>
          <w:p w:rsidR="00000000" w:rsidDel="00000000" w:rsidP="00000000" w:rsidRDefault="00000000" w:rsidRPr="00000000" w14:paraId="0000016F">
            <w:pPr>
              <w:pageBreakBefore w:val="0"/>
              <w:spacing w:before="0" w:line="240" w:lineRule="auto"/>
              <w:ind w:firstLine="0"/>
              <w:rPr/>
            </w:pPr>
            <w:r w:rsidDel="00000000" w:rsidR="00000000" w:rsidRPr="00000000">
              <w:rPr>
                <w:rtl w:val="0"/>
              </w:rPr>
              <w:t xml:space="preserve">23.9</w:t>
            </w:r>
          </w:p>
        </w:tc>
        <w:tc>
          <w:tcPr>
            <w:tcMar>
              <w:left w:w="108.0" w:type="dxa"/>
              <w:right w:w="108.0" w:type="dxa"/>
            </w:tcMar>
          </w:tcPr>
          <w:p w:rsidR="00000000" w:rsidDel="00000000" w:rsidP="00000000" w:rsidRDefault="00000000" w:rsidRPr="00000000" w14:paraId="00000170">
            <w:pPr>
              <w:pageBreakBefore w:val="0"/>
              <w:spacing w:before="0" w:line="240" w:lineRule="auto"/>
              <w:ind w:firstLine="0"/>
              <w:rPr/>
            </w:pPr>
            <w:r w:rsidDel="00000000" w:rsidR="00000000" w:rsidRPr="00000000">
              <w:rPr>
                <w:rtl w:val="0"/>
              </w:rPr>
              <w:t xml:space="preserve">22.9</w:t>
            </w:r>
          </w:p>
        </w:tc>
        <w:tc>
          <w:tcPr>
            <w:tcMar>
              <w:left w:w="108.0" w:type="dxa"/>
              <w:right w:w="108.0" w:type="dxa"/>
            </w:tcMar>
          </w:tcPr>
          <w:p w:rsidR="00000000" w:rsidDel="00000000" w:rsidP="00000000" w:rsidRDefault="00000000" w:rsidRPr="00000000" w14:paraId="00000171">
            <w:pPr>
              <w:pageBreakBefore w:val="0"/>
              <w:spacing w:before="0" w:line="240" w:lineRule="auto"/>
              <w:ind w:firstLine="0"/>
              <w:rPr/>
            </w:pPr>
            <w:r w:rsidDel="00000000" w:rsidR="00000000" w:rsidRPr="00000000">
              <w:rPr>
                <w:rtl w:val="0"/>
              </w:rPr>
              <w:t xml:space="preserve">24.1</w:t>
            </w:r>
          </w:p>
        </w:tc>
      </w:tr>
      <w:tr>
        <w:trPr>
          <w:cantSplit w:val="0"/>
          <w:tblHeader w:val="0"/>
        </w:trPr>
        <w:tc>
          <w:tcPr>
            <w:tcMar>
              <w:left w:w="108.0" w:type="dxa"/>
              <w:right w:w="108.0" w:type="dxa"/>
            </w:tcMar>
          </w:tcPr>
          <w:p w:rsidR="00000000" w:rsidDel="00000000" w:rsidP="00000000" w:rsidRDefault="00000000" w:rsidRPr="00000000" w14:paraId="0000017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73">
            <w:pPr>
              <w:pageBreakBefore w:val="0"/>
              <w:spacing w:before="0" w:line="240" w:lineRule="auto"/>
              <w:ind w:firstLine="0"/>
              <w:rPr/>
            </w:pPr>
            <w:r w:rsidDel="00000000" w:rsidR="00000000" w:rsidRPr="00000000">
              <w:rPr>
                <w:rtl w:val="0"/>
              </w:rPr>
              <w:t xml:space="preserve">17240</w:t>
            </w:r>
          </w:p>
        </w:tc>
        <w:tc>
          <w:tcPr>
            <w:tcMar>
              <w:left w:w="108.0" w:type="dxa"/>
              <w:right w:w="108.0" w:type="dxa"/>
            </w:tcMar>
          </w:tcPr>
          <w:p w:rsidR="00000000" w:rsidDel="00000000" w:rsidP="00000000" w:rsidRDefault="00000000" w:rsidRPr="00000000" w14:paraId="00000174">
            <w:pPr>
              <w:pageBreakBefore w:val="0"/>
              <w:spacing w:before="0" w:line="240" w:lineRule="auto"/>
              <w:ind w:firstLine="0"/>
              <w:rPr/>
            </w:pPr>
            <w:r w:rsidDel="00000000" w:rsidR="00000000" w:rsidRPr="00000000">
              <w:rPr>
                <w:rtl w:val="0"/>
              </w:rPr>
              <w:t xml:space="preserve">13668</w:t>
            </w:r>
          </w:p>
        </w:tc>
        <w:tc>
          <w:tcPr>
            <w:tcMar>
              <w:left w:w="108.0" w:type="dxa"/>
              <w:right w:w="108.0" w:type="dxa"/>
            </w:tcMar>
          </w:tcPr>
          <w:p w:rsidR="00000000" w:rsidDel="00000000" w:rsidP="00000000" w:rsidRDefault="00000000" w:rsidRPr="00000000" w14:paraId="00000175">
            <w:pPr>
              <w:pageBreakBefore w:val="0"/>
              <w:spacing w:before="0" w:line="240" w:lineRule="auto"/>
              <w:ind w:firstLine="0"/>
              <w:rPr/>
            </w:pPr>
            <w:r w:rsidDel="00000000" w:rsidR="00000000" w:rsidRPr="00000000">
              <w:rPr>
                <w:rtl w:val="0"/>
              </w:rPr>
              <w:t xml:space="preserve">12716</w:t>
            </w:r>
          </w:p>
        </w:tc>
        <w:tc>
          <w:tcPr>
            <w:tcMar>
              <w:left w:w="108.0" w:type="dxa"/>
              <w:right w:w="108.0" w:type="dxa"/>
            </w:tcMar>
          </w:tcPr>
          <w:p w:rsidR="00000000" w:rsidDel="00000000" w:rsidP="00000000" w:rsidRDefault="00000000" w:rsidRPr="00000000" w14:paraId="00000176">
            <w:pPr>
              <w:pageBreakBefore w:val="0"/>
              <w:spacing w:before="0" w:line="240" w:lineRule="auto"/>
              <w:ind w:firstLine="0"/>
              <w:rPr/>
            </w:pPr>
            <w:r w:rsidDel="00000000" w:rsidR="00000000" w:rsidRPr="00000000">
              <w:rPr>
                <w:rtl w:val="0"/>
              </w:rPr>
              <w:t xml:space="preserve">17053</w:t>
            </w:r>
          </w:p>
        </w:tc>
        <w:tc>
          <w:tcPr>
            <w:tcMar>
              <w:left w:w="108.0" w:type="dxa"/>
              <w:right w:w="108.0" w:type="dxa"/>
            </w:tcMar>
          </w:tcPr>
          <w:p w:rsidR="00000000" w:rsidDel="00000000" w:rsidP="00000000" w:rsidRDefault="00000000" w:rsidRPr="00000000" w14:paraId="00000177">
            <w:pPr>
              <w:pageBreakBefore w:val="0"/>
              <w:spacing w:before="0" w:line="240" w:lineRule="auto"/>
              <w:ind w:firstLine="0"/>
              <w:rPr/>
            </w:pPr>
            <w:r w:rsidDel="00000000" w:rsidR="00000000" w:rsidRPr="00000000">
              <w:rPr>
                <w:rtl w:val="0"/>
              </w:rPr>
              <w:t xml:space="preserve">18248</w:t>
            </w:r>
          </w:p>
        </w:tc>
        <w:tc>
          <w:tcPr>
            <w:tcMar>
              <w:left w:w="108.0" w:type="dxa"/>
              <w:right w:w="108.0" w:type="dxa"/>
            </w:tcMar>
          </w:tcPr>
          <w:p w:rsidR="00000000" w:rsidDel="00000000" w:rsidP="00000000" w:rsidRDefault="00000000" w:rsidRPr="00000000" w14:paraId="00000178">
            <w:pPr>
              <w:pageBreakBefore w:val="0"/>
              <w:spacing w:before="0" w:line="240" w:lineRule="auto"/>
              <w:ind w:firstLine="0"/>
              <w:rPr/>
            </w:pPr>
            <w:r w:rsidDel="00000000" w:rsidR="00000000" w:rsidRPr="00000000">
              <w:rPr>
                <w:rtl w:val="0"/>
              </w:rPr>
              <w:t xml:space="preserve">17798</w:t>
            </w:r>
          </w:p>
        </w:tc>
        <w:tc>
          <w:tcPr>
            <w:tcMar>
              <w:left w:w="108.0" w:type="dxa"/>
              <w:right w:w="108.0" w:type="dxa"/>
            </w:tcMar>
          </w:tcPr>
          <w:p w:rsidR="00000000" w:rsidDel="00000000" w:rsidP="00000000" w:rsidRDefault="00000000" w:rsidRPr="00000000" w14:paraId="00000179">
            <w:pPr>
              <w:pageBreakBefore w:val="0"/>
              <w:spacing w:before="0" w:line="240" w:lineRule="auto"/>
              <w:ind w:firstLine="0"/>
              <w:rPr/>
            </w:pPr>
            <w:r w:rsidDel="00000000" w:rsidR="00000000" w:rsidRPr="00000000">
              <w:rPr>
                <w:rtl w:val="0"/>
              </w:rPr>
              <w:t xml:space="preserve">96723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7A">
            <w:pPr>
              <w:pageBreakBefore w:val="0"/>
              <w:spacing w:before="0" w:line="240" w:lineRule="auto"/>
              <w:ind w:firstLine="0"/>
              <w:rPr/>
            </w:pPr>
            <w:r w:rsidDel="00000000" w:rsidR="00000000" w:rsidRPr="00000000">
              <w:rPr>
                <w:rtl w:val="0"/>
              </w:rPr>
              <w:t xml:space="preserve">Art Festival</w:t>
            </w:r>
          </w:p>
        </w:tc>
        <w:tc>
          <w:tcPr>
            <w:tcMar>
              <w:left w:w="108.0" w:type="dxa"/>
              <w:right w:w="108.0" w:type="dxa"/>
            </w:tcMar>
          </w:tcPr>
          <w:p w:rsidR="00000000" w:rsidDel="00000000" w:rsidP="00000000" w:rsidRDefault="00000000" w:rsidRPr="00000000" w14:paraId="0000017B">
            <w:pPr>
              <w:pageBreakBefore w:val="0"/>
              <w:spacing w:before="0" w:line="240" w:lineRule="auto"/>
              <w:ind w:firstLine="0"/>
              <w:rPr/>
            </w:pPr>
            <w:r w:rsidDel="00000000" w:rsidR="00000000" w:rsidRPr="00000000">
              <w:rPr>
                <w:rtl w:val="0"/>
              </w:rPr>
              <w:t xml:space="preserve">39.3</w:t>
            </w:r>
          </w:p>
        </w:tc>
        <w:tc>
          <w:tcPr>
            <w:tcMar>
              <w:left w:w="108.0" w:type="dxa"/>
              <w:right w:w="108.0" w:type="dxa"/>
            </w:tcMar>
          </w:tcPr>
          <w:p w:rsidR="00000000" w:rsidDel="00000000" w:rsidP="00000000" w:rsidRDefault="00000000" w:rsidRPr="00000000" w14:paraId="0000017C">
            <w:pPr>
              <w:pageBreakBefore w:val="0"/>
              <w:spacing w:before="0" w:line="240" w:lineRule="auto"/>
              <w:ind w:firstLine="0"/>
              <w:rPr/>
            </w:pPr>
            <w:r w:rsidDel="00000000" w:rsidR="00000000" w:rsidRPr="00000000">
              <w:rPr>
                <w:rtl w:val="0"/>
              </w:rPr>
              <w:t xml:space="preserve">40.7</w:t>
            </w:r>
          </w:p>
        </w:tc>
        <w:tc>
          <w:tcPr>
            <w:tcMar>
              <w:left w:w="108.0" w:type="dxa"/>
              <w:right w:w="108.0" w:type="dxa"/>
            </w:tcMar>
          </w:tcPr>
          <w:p w:rsidR="00000000" w:rsidDel="00000000" w:rsidP="00000000" w:rsidRDefault="00000000" w:rsidRPr="00000000" w14:paraId="0000017D">
            <w:pPr>
              <w:pageBreakBefore w:val="0"/>
              <w:spacing w:before="0" w:line="240" w:lineRule="auto"/>
              <w:ind w:firstLine="0"/>
              <w:rPr/>
            </w:pPr>
            <w:r w:rsidDel="00000000" w:rsidR="00000000" w:rsidRPr="00000000">
              <w:rPr>
                <w:rtl w:val="0"/>
              </w:rPr>
              <w:t xml:space="preserve">40.9</w:t>
            </w:r>
          </w:p>
        </w:tc>
        <w:tc>
          <w:tcPr>
            <w:tcMar>
              <w:left w:w="108.0" w:type="dxa"/>
              <w:right w:w="108.0" w:type="dxa"/>
            </w:tcMar>
          </w:tcPr>
          <w:p w:rsidR="00000000" w:rsidDel="00000000" w:rsidP="00000000" w:rsidRDefault="00000000" w:rsidRPr="00000000" w14:paraId="0000017E">
            <w:pPr>
              <w:pageBreakBefore w:val="0"/>
              <w:spacing w:before="0" w:line="240" w:lineRule="auto"/>
              <w:ind w:firstLine="0"/>
              <w:rPr/>
            </w:pPr>
            <w:r w:rsidDel="00000000" w:rsidR="00000000" w:rsidRPr="00000000">
              <w:rPr>
                <w:rtl w:val="0"/>
              </w:rPr>
              <w:t xml:space="preserve">34.8</w:t>
            </w:r>
          </w:p>
        </w:tc>
        <w:tc>
          <w:tcPr>
            <w:tcMar>
              <w:left w:w="108.0" w:type="dxa"/>
              <w:right w:w="108.0" w:type="dxa"/>
            </w:tcMar>
          </w:tcPr>
          <w:p w:rsidR="00000000" w:rsidDel="00000000" w:rsidP="00000000" w:rsidRDefault="00000000" w:rsidRPr="00000000" w14:paraId="0000017F">
            <w:pPr>
              <w:pageBreakBefore w:val="0"/>
              <w:spacing w:before="0" w:line="240" w:lineRule="auto"/>
              <w:ind w:firstLine="0"/>
              <w:rPr/>
            </w:pPr>
            <w:r w:rsidDel="00000000" w:rsidR="00000000" w:rsidRPr="00000000">
              <w:rPr>
                <w:rtl w:val="0"/>
              </w:rPr>
              <w:t xml:space="preserve">26.7</w:t>
            </w:r>
          </w:p>
        </w:tc>
        <w:tc>
          <w:tcPr>
            <w:tcMar>
              <w:left w:w="108.0" w:type="dxa"/>
              <w:right w:w="108.0" w:type="dxa"/>
            </w:tcMar>
          </w:tcPr>
          <w:p w:rsidR="00000000" w:rsidDel="00000000" w:rsidP="00000000" w:rsidRDefault="00000000" w:rsidRPr="00000000" w14:paraId="00000180">
            <w:pPr>
              <w:pageBreakBefore w:val="0"/>
              <w:spacing w:before="0" w:line="240" w:lineRule="auto"/>
              <w:ind w:firstLine="0"/>
              <w:rPr/>
            </w:pPr>
            <w:r w:rsidDel="00000000" w:rsidR="00000000" w:rsidRPr="00000000">
              <w:rPr>
                <w:rtl w:val="0"/>
              </w:rPr>
              <w:t xml:space="preserve">25.0</w:t>
            </w:r>
          </w:p>
        </w:tc>
        <w:tc>
          <w:tcPr>
            <w:tcMar>
              <w:left w:w="108.0" w:type="dxa"/>
              <w:right w:w="108.0" w:type="dxa"/>
            </w:tcMar>
          </w:tcPr>
          <w:p w:rsidR="00000000" w:rsidDel="00000000" w:rsidP="00000000" w:rsidRDefault="00000000" w:rsidRPr="00000000" w14:paraId="00000181">
            <w:pPr>
              <w:pageBreakBefore w:val="0"/>
              <w:spacing w:before="0" w:line="240" w:lineRule="auto"/>
              <w:ind w:firstLine="0"/>
              <w:rPr/>
            </w:pPr>
            <w:r w:rsidDel="00000000" w:rsidR="00000000" w:rsidRPr="00000000">
              <w:rPr>
                <w:rtl w:val="0"/>
              </w:rPr>
              <w:t xml:space="preserve">31.9</w:t>
            </w:r>
          </w:p>
        </w:tc>
      </w:tr>
      <w:tr>
        <w:trPr>
          <w:cantSplit w:val="0"/>
          <w:tblHeader w:val="0"/>
        </w:trPr>
        <w:tc>
          <w:tcPr>
            <w:tcMar>
              <w:left w:w="108.0" w:type="dxa"/>
              <w:right w:w="108.0" w:type="dxa"/>
            </w:tcMar>
          </w:tcPr>
          <w:p w:rsidR="00000000" w:rsidDel="00000000" w:rsidP="00000000" w:rsidRDefault="00000000" w:rsidRPr="00000000" w14:paraId="0000018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83">
            <w:pPr>
              <w:pageBreakBefore w:val="0"/>
              <w:spacing w:before="0" w:line="240" w:lineRule="auto"/>
              <w:ind w:firstLine="0"/>
              <w:rPr/>
            </w:pPr>
            <w:r w:rsidDel="00000000" w:rsidR="00000000" w:rsidRPr="00000000">
              <w:rPr>
                <w:rtl w:val="0"/>
              </w:rPr>
              <w:t xml:space="preserve">4243</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84">
            <w:pPr>
              <w:pageBreakBefore w:val="0"/>
              <w:spacing w:before="0" w:line="240" w:lineRule="auto"/>
              <w:ind w:firstLine="0"/>
              <w:rPr/>
            </w:pPr>
            <w:r w:rsidDel="00000000" w:rsidR="00000000" w:rsidRPr="00000000">
              <w:rPr>
                <w:rtl w:val="0"/>
              </w:rPr>
              <w:t xml:space="preserve">2349</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85">
            <w:pPr>
              <w:pageBreakBefore w:val="0"/>
              <w:spacing w:before="0" w:line="240" w:lineRule="auto"/>
              <w:ind w:firstLine="0"/>
              <w:rPr/>
            </w:pPr>
            <w:r w:rsidDel="00000000" w:rsidR="00000000" w:rsidRPr="00000000">
              <w:rPr>
                <w:rtl w:val="0"/>
              </w:rPr>
              <w:t xml:space="preserve">12718</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6">
            <w:pPr>
              <w:pageBreakBefore w:val="0"/>
              <w:spacing w:before="0" w:line="240" w:lineRule="auto"/>
              <w:ind w:firstLine="0"/>
              <w:rPr/>
            </w:pPr>
            <w:r w:rsidDel="00000000" w:rsidR="00000000" w:rsidRPr="00000000">
              <w:rPr>
                <w:rtl w:val="0"/>
              </w:rPr>
              <w:t xml:space="preserve">17050</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7">
            <w:pPr>
              <w:pageBreakBefore w:val="0"/>
              <w:spacing w:before="0" w:line="240" w:lineRule="auto"/>
              <w:ind w:firstLine="0"/>
              <w:rPr/>
            </w:pPr>
            <w:r w:rsidDel="00000000" w:rsidR="00000000" w:rsidRPr="00000000">
              <w:rPr>
                <w:rtl w:val="0"/>
              </w:rPr>
              <w:t xml:space="preserve">18212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8">
            <w:pPr>
              <w:pageBreakBefore w:val="0"/>
              <w:spacing w:before="0" w:line="240" w:lineRule="auto"/>
              <w:ind w:firstLine="0"/>
              <w:rPr/>
            </w:pPr>
            <w:r w:rsidDel="00000000" w:rsidR="00000000" w:rsidRPr="00000000">
              <w:rPr>
                <w:rtl w:val="0"/>
              </w:rPr>
              <w:t xml:space="preserve">17779</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9">
            <w:pPr>
              <w:pageBreakBefore w:val="0"/>
              <w:spacing w:before="0" w:line="240" w:lineRule="auto"/>
              <w:ind w:firstLine="0"/>
              <w:rPr/>
            </w:pPr>
            <w:r w:rsidDel="00000000" w:rsidR="00000000" w:rsidRPr="00000000">
              <w:rPr>
                <w:rtl w:val="0"/>
              </w:rPr>
              <w:t xml:space="preserve">72351</w:t>
            </w:r>
            <w:r w:rsidDel="00000000" w:rsidR="00000000" w:rsidRPr="00000000">
              <w:rPr>
                <w:vertAlign w:val="superscript"/>
                <w:rtl w:val="0"/>
              </w:rPr>
              <w:t xml:space="preserve">c</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8A">
            <w:pPr>
              <w:pageBreakBefore w:val="0"/>
              <w:spacing w:before="0" w:line="240" w:lineRule="auto"/>
              <w:ind w:firstLine="0"/>
              <w:rPr/>
            </w:pPr>
            <w:r w:rsidDel="00000000" w:rsidR="00000000" w:rsidRPr="00000000">
              <w:rPr>
                <w:rtl w:val="0"/>
              </w:rPr>
              <w:t xml:space="preserve">Hist. Monument</w:t>
            </w:r>
          </w:p>
        </w:tc>
        <w:tc>
          <w:tcPr>
            <w:tcMar>
              <w:left w:w="108.0" w:type="dxa"/>
              <w:right w:w="108.0" w:type="dxa"/>
            </w:tcMar>
          </w:tcPr>
          <w:p w:rsidR="00000000" w:rsidDel="00000000" w:rsidP="00000000" w:rsidRDefault="00000000" w:rsidRPr="00000000" w14:paraId="0000018B">
            <w:pPr>
              <w:pageBreakBefore w:val="0"/>
              <w:spacing w:before="0" w:line="240" w:lineRule="auto"/>
              <w:ind w:firstLine="0"/>
              <w:rPr/>
            </w:pPr>
            <w:r w:rsidDel="00000000" w:rsidR="00000000" w:rsidRPr="00000000">
              <w:rPr>
                <w:rtl w:val="0"/>
              </w:rPr>
              <w:t xml:space="preserve">37.0</w:t>
            </w:r>
          </w:p>
        </w:tc>
        <w:tc>
          <w:tcPr>
            <w:tcMar>
              <w:left w:w="108.0" w:type="dxa"/>
              <w:right w:w="108.0" w:type="dxa"/>
            </w:tcMar>
          </w:tcPr>
          <w:p w:rsidR="00000000" w:rsidDel="00000000" w:rsidP="00000000" w:rsidRDefault="00000000" w:rsidRPr="00000000" w14:paraId="0000018C">
            <w:pPr>
              <w:pageBreakBefore w:val="0"/>
              <w:spacing w:before="0" w:line="240" w:lineRule="auto"/>
              <w:ind w:firstLine="0"/>
              <w:rPr/>
            </w:pPr>
            <w:r w:rsidDel="00000000" w:rsidR="00000000" w:rsidRPr="00000000">
              <w:rPr>
                <w:rtl w:val="0"/>
              </w:rPr>
              <w:t xml:space="preserve">36.6</w:t>
            </w:r>
          </w:p>
        </w:tc>
        <w:tc>
          <w:tcPr>
            <w:tcMar>
              <w:left w:w="108.0" w:type="dxa"/>
              <w:right w:w="108.0" w:type="dxa"/>
            </w:tcMar>
          </w:tcPr>
          <w:p w:rsidR="00000000" w:rsidDel="00000000" w:rsidP="00000000" w:rsidRDefault="00000000" w:rsidRPr="00000000" w14:paraId="0000018D">
            <w:pPr>
              <w:pageBreakBefore w:val="0"/>
              <w:spacing w:before="0" w:line="240" w:lineRule="auto"/>
              <w:ind w:firstLine="0"/>
              <w:rPr/>
            </w:pPr>
            <w:r w:rsidDel="00000000" w:rsidR="00000000" w:rsidRPr="00000000">
              <w:rPr>
                <w:rtl w:val="0"/>
              </w:rPr>
              <w:t xml:space="preserve">34.5</w:t>
            </w:r>
          </w:p>
        </w:tc>
        <w:tc>
          <w:tcPr>
            <w:tcMar>
              <w:left w:w="108.0" w:type="dxa"/>
              <w:right w:w="108.0" w:type="dxa"/>
            </w:tcMar>
          </w:tcPr>
          <w:p w:rsidR="00000000" w:rsidDel="00000000" w:rsidP="00000000" w:rsidRDefault="00000000" w:rsidRPr="00000000" w14:paraId="0000018E">
            <w:pPr>
              <w:pageBreakBefore w:val="0"/>
              <w:spacing w:before="0" w:line="240" w:lineRule="auto"/>
              <w:ind w:firstLine="0"/>
              <w:rPr/>
            </w:pPr>
            <w:r w:rsidDel="00000000" w:rsidR="00000000" w:rsidRPr="00000000">
              <w:rPr>
                <w:rtl w:val="0"/>
              </w:rPr>
              <w:t xml:space="preserve">32.1</w:t>
            </w:r>
          </w:p>
        </w:tc>
        <w:tc>
          <w:tcPr>
            <w:tcMar>
              <w:left w:w="108.0" w:type="dxa"/>
              <w:right w:w="108.0" w:type="dxa"/>
            </w:tcMar>
          </w:tcPr>
          <w:p w:rsidR="00000000" w:rsidDel="00000000" w:rsidP="00000000" w:rsidRDefault="00000000" w:rsidRPr="00000000" w14:paraId="0000018F">
            <w:pPr>
              <w:pageBreakBefore w:val="0"/>
              <w:spacing w:before="0" w:line="240" w:lineRule="auto"/>
              <w:ind w:firstLine="0"/>
              <w:rPr/>
            </w:pPr>
            <w:r w:rsidDel="00000000" w:rsidR="00000000" w:rsidRPr="00000000">
              <w:rPr>
                <w:rtl w:val="0"/>
              </w:rPr>
              <w:t xml:space="preserve">27.5</w:t>
            </w:r>
          </w:p>
        </w:tc>
        <w:tc>
          <w:tcPr>
            <w:tcMar>
              <w:left w:w="108.0" w:type="dxa"/>
              <w:right w:w="108.0" w:type="dxa"/>
            </w:tcMar>
          </w:tcPr>
          <w:p w:rsidR="00000000" w:rsidDel="00000000" w:rsidP="00000000" w:rsidRDefault="00000000" w:rsidRPr="00000000" w14:paraId="00000190">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91">
            <w:pPr>
              <w:pageBreakBefore w:val="0"/>
              <w:spacing w:before="0" w:line="240" w:lineRule="auto"/>
              <w:ind w:firstLine="0"/>
              <w:rPr/>
            </w:pPr>
            <w:r w:rsidDel="00000000" w:rsidR="00000000" w:rsidRPr="00000000">
              <w:rPr>
                <w:rtl w:val="0"/>
              </w:rPr>
              <w:t xml:space="preserve">30.4</w:t>
            </w:r>
          </w:p>
        </w:tc>
      </w:tr>
      <w:tr>
        <w:trPr>
          <w:cantSplit w:val="0"/>
          <w:tblHeader w:val="0"/>
        </w:trPr>
        <w:tc>
          <w:tcPr>
            <w:tcMar>
              <w:left w:w="108.0" w:type="dxa"/>
              <w:right w:w="108.0" w:type="dxa"/>
            </w:tcMar>
          </w:tcPr>
          <w:p w:rsidR="00000000" w:rsidDel="00000000" w:rsidP="00000000" w:rsidRDefault="00000000" w:rsidRPr="00000000" w14:paraId="0000019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3">
            <w:pPr>
              <w:pageBreakBefore w:val="0"/>
              <w:spacing w:before="0" w:line="240" w:lineRule="auto"/>
              <w:ind w:firstLine="0"/>
              <w:rPr/>
            </w:pPr>
            <w:r w:rsidDel="00000000" w:rsidR="00000000" w:rsidRPr="00000000">
              <w:rPr>
                <w:rtl w:val="0"/>
              </w:rPr>
              <w:t xml:space="preserve">4242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94">
            <w:pPr>
              <w:pageBreakBefore w:val="0"/>
              <w:spacing w:before="0" w:line="240" w:lineRule="auto"/>
              <w:ind w:firstLine="0"/>
              <w:rPr/>
            </w:pPr>
            <w:r w:rsidDel="00000000" w:rsidR="00000000" w:rsidRPr="00000000">
              <w:rPr>
                <w:rtl w:val="0"/>
              </w:rPr>
              <w:t xml:space="preserve">2351</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95">
            <w:pPr>
              <w:pageBreakBefore w:val="0"/>
              <w:spacing w:before="0" w:line="240" w:lineRule="auto"/>
              <w:ind w:firstLine="0"/>
              <w:rPr/>
            </w:pPr>
            <w:r w:rsidDel="00000000" w:rsidR="00000000" w:rsidRPr="00000000">
              <w:rPr>
                <w:rtl w:val="0"/>
              </w:rPr>
              <w:t xml:space="preserve">12718</w:t>
            </w:r>
          </w:p>
        </w:tc>
        <w:tc>
          <w:tcPr>
            <w:tcMar>
              <w:left w:w="108.0" w:type="dxa"/>
              <w:right w:w="108.0" w:type="dxa"/>
            </w:tcMar>
          </w:tcPr>
          <w:p w:rsidR="00000000" w:rsidDel="00000000" w:rsidP="00000000" w:rsidRDefault="00000000" w:rsidRPr="00000000" w14:paraId="00000196">
            <w:pPr>
              <w:pageBreakBefore w:val="0"/>
              <w:spacing w:before="0" w:line="240" w:lineRule="auto"/>
              <w:ind w:firstLine="0"/>
              <w:rPr/>
            </w:pPr>
            <w:r w:rsidDel="00000000" w:rsidR="00000000" w:rsidRPr="00000000">
              <w:rPr>
                <w:rtl w:val="0"/>
              </w:rPr>
              <w:t xml:space="preserve">17050</w:t>
            </w:r>
          </w:p>
        </w:tc>
        <w:tc>
          <w:tcPr>
            <w:tcMar>
              <w:left w:w="108.0" w:type="dxa"/>
              <w:right w:w="108.0" w:type="dxa"/>
            </w:tcMar>
          </w:tcPr>
          <w:p w:rsidR="00000000" w:rsidDel="00000000" w:rsidP="00000000" w:rsidRDefault="00000000" w:rsidRPr="00000000" w14:paraId="00000197">
            <w:pPr>
              <w:pageBreakBefore w:val="0"/>
              <w:spacing w:before="0" w:line="240" w:lineRule="auto"/>
              <w:ind w:firstLine="0"/>
              <w:rPr/>
            </w:pPr>
            <w:r w:rsidDel="00000000" w:rsidR="00000000" w:rsidRPr="00000000">
              <w:rPr>
                <w:rtl w:val="0"/>
              </w:rPr>
              <w:t xml:space="preserve">18212</w:t>
            </w:r>
          </w:p>
        </w:tc>
        <w:tc>
          <w:tcPr>
            <w:tcMar>
              <w:left w:w="108.0" w:type="dxa"/>
              <w:right w:w="108.0" w:type="dxa"/>
            </w:tcMar>
          </w:tcPr>
          <w:p w:rsidR="00000000" w:rsidDel="00000000" w:rsidP="00000000" w:rsidRDefault="00000000" w:rsidRPr="00000000" w14:paraId="00000198">
            <w:pPr>
              <w:pageBreakBefore w:val="0"/>
              <w:spacing w:before="0" w:line="240" w:lineRule="auto"/>
              <w:ind w:firstLine="0"/>
              <w:rPr/>
            </w:pPr>
            <w:r w:rsidDel="00000000" w:rsidR="00000000" w:rsidRPr="00000000">
              <w:rPr>
                <w:rtl w:val="0"/>
              </w:rPr>
              <w:t xml:space="preserve">17738</w:t>
            </w:r>
          </w:p>
        </w:tc>
        <w:tc>
          <w:tcPr>
            <w:tcMar>
              <w:left w:w="108.0" w:type="dxa"/>
              <w:right w:w="108.0" w:type="dxa"/>
            </w:tcMar>
          </w:tcPr>
          <w:p w:rsidR="00000000" w:rsidDel="00000000" w:rsidP="00000000" w:rsidRDefault="00000000" w:rsidRPr="00000000" w14:paraId="00000199">
            <w:pPr>
              <w:pageBreakBefore w:val="0"/>
              <w:spacing w:before="0" w:line="240" w:lineRule="auto"/>
              <w:ind w:firstLine="0"/>
              <w:rPr/>
            </w:pPr>
            <w:r w:rsidDel="00000000" w:rsidR="00000000" w:rsidRPr="00000000">
              <w:rPr>
                <w:rtl w:val="0"/>
              </w:rPr>
              <w:t xml:space="preserve">72311</w:t>
            </w:r>
          </w:p>
        </w:tc>
      </w:tr>
      <w:tr>
        <w:trPr>
          <w:cantSplit w:val="0"/>
          <w:tblHeader w:val="0"/>
        </w:trPr>
        <w:tc>
          <w:tcPr>
            <w:tcMar>
              <w:left w:w="108.0" w:type="dxa"/>
              <w:right w:w="108.0" w:type="dxa"/>
            </w:tcMar>
          </w:tcPr>
          <w:p w:rsidR="00000000" w:rsidDel="00000000" w:rsidP="00000000" w:rsidRDefault="00000000" w:rsidRPr="00000000" w14:paraId="0000019A">
            <w:pPr>
              <w:pageBreakBefore w:val="0"/>
              <w:spacing w:before="0" w:line="240" w:lineRule="auto"/>
              <w:ind w:firstLine="0"/>
              <w:rPr/>
            </w:pPr>
            <w:r w:rsidDel="00000000" w:rsidR="00000000" w:rsidRPr="00000000">
              <w:rPr>
                <w:rtl w:val="0"/>
              </w:rPr>
              <w:t xml:space="preserve">N</w:t>
            </w:r>
          </w:p>
        </w:tc>
        <w:tc>
          <w:tcPr>
            <w:tcMar>
              <w:left w:w="108.0" w:type="dxa"/>
              <w:right w:w="108.0" w:type="dxa"/>
            </w:tcMar>
          </w:tcPr>
          <w:p w:rsidR="00000000" w:rsidDel="00000000" w:rsidP="00000000" w:rsidRDefault="00000000" w:rsidRPr="00000000" w14:paraId="0000019B">
            <w:pPr>
              <w:pageBreakBefore w:val="0"/>
              <w:spacing w:before="0" w:line="240" w:lineRule="auto"/>
              <w:ind w:firstLine="0"/>
              <w:rPr/>
            </w:pPr>
            <w:r w:rsidDel="00000000" w:rsidR="00000000" w:rsidRPr="00000000">
              <w:rPr>
                <w:rtl w:val="0"/>
              </w:rPr>
              <w:t xml:space="preserve">97179</w:t>
            </w:r>
          </w:p>
        </w:tc>
        <w:tc>
          <w:tcPr>
            <w:tcMar>
              <w:left w:w="108.0" w:type="dxa"/>
              <w:right w:w="108.0" w:type="dxa"/>
            </w:tcMar>
          </w:tcPr>
          <w:p w:rsidR="00000000" w:rsidDel="00000000" w:rsidP="00000000" w:rsidRDefault="00000000" w:rsidRPr="00000000" w14:paraId="0000019C">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D">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E">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9F">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A0">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A1">
            <w:pPr>
              <w:pageBreakBefore w:val="0"/>
              <w:spacing w:before="0" w:line="240" w:lineRule="auto"/>
              <w:ind w:firstLine="0"/>
              <w:rPr/>
            </w:pPr>
            <w:r w:rsidDel="00000000" w:rsidR="00000000" w:rsidRPr="00000000">
              <w:rPr>
                <w:rtl w:val="0"/>
              </w:rPr>
            </w:r>
          </w:p>
        </w:tc>
      </w:tr>
    </w:tbl>
    <w:p w:rsidR="00000000" w:rsidDel="00000000" w:rsidP="00000000" w:rsidRDefault="00000000" w:rsidRPr="00000000" w14:paraId="000001A2">
      <w:pPr>
        <w:pStyle w:val="Heading4"/>
        <w:pageBreakBefore w:val="0"/>
        <w:spacing w:before="0" w:line="360" w:lineRule="auto"/>
        <w:rPr/>
      </w:pPr>
      <w:bookmarkStart w:colFirst="0" w:colLast="0" w:name="_3x8tuzt" w:id="119"/>
      <w:bookmarkEnd w:id="119"/>
      <w:r w:rsidDel="00000000" w:rsidR="00000000" w:rsidRPr="00000000">
        <w:rPr>
          <w:sz w:val="20"/>
          <w:szCs w:val="20"/>
          <w:vertAlign w:val="superscript"/>
          <w:rtl w:val="0"/>
        </w:rPr>
        <w:t xml:space="preserve">a </w:t>
      </w:r>
      <w:r w:rsidDel="00000000" w:rsidR="00000000" w:rsidRPr="00000000">
        <w:rPr>
          <w:sz w:val="20"/>
          <w:szCs w:val="20"/>
          <w:rtl w:val="0"/>
        </w:rPr>
        <w:t xml:space="preserve">Not part of core questionnaire (only asked of a random subset of respondents).</w:t>
      </w:r>
      <w:r w:rsidDel="00000000" w:rsidR="00000000" w:rsidRPr="00000000">
        <w:rPr>
          <w:rtl w:val="0"/>
        </w:rPr>
      </w:r>
    </w:p>
    <w:p w:rsidR="00000000" w:rsidDel="00000000" w:rsidP="00000000" w:rsidRDefault="00000000" w:rsidRPr="00000000" w14:paraId="000001A3">
      <w:pPr>
        <w:pStyle w:val="Heading4"/>
        <w:pageBreakBefore w:val="0"/>
        <w:spacing w:before="0" w:line="360" w:lineRule="auto"/>
        <w:rPr/>
      </w:pPr>
      <w:bookmarkStart w:colFirst="0" w:colLast="0" w:name="_2ce457m" w:id="120"/>
      <w:bookmarkEnd w:id="120"/>
      <w:r w:rsidDel="00000000" w:rsidR="00000000" w:rsidRPr="00000000">
        <w:rPr>
          <w:sz w:val="20"/>
          <w:szCs w:val="20"/>
          <w:vertAlign w:val="superscript"/>
          <w:rtl w:val="0"/>
        </w:rPr>
        <w:t xml:space="preserve">b </w:t>
      </w:r>
      <w:r w:rsidDel="00000000" w:rsidR="00000000" w:rsidRPr="00000000">
        <w:rPr>
          <w:sz w:val="20"/>
          <w:szCs w:val="20"/>
          <w:rtl w:val="0"/>
        </w:rPr>
        <w:t xml:space="preserve">Original wording: During the last 12 months] did you visit a crafts fair or a visual arts festival?” </w:t>
      </w:r>
      <w:r w:rsidDel="00000000" w:rsidR="00000000" w:rsidRPr="00000000">
        <w:rPr>
          <w:rtl w:val="0"/>
        </w:rPr>
      </w:r>
    </w:p>
    <w:p w:rsidR="00000000" w:rsidDel="00000000" w:rsidP="00000000" w:rsidRDefault="00000000" w:rsidRPr="00000000" w14:paraId="000001A4">
      <w:pPr>
        <w:pStyle w:val="Heading4"/>
        <w:pageBreakBefore w:val="0"/>
        <w:spacing w:before="0" w:line="360" w:lineRule="auto"/>
        <w:rPr/>
      </w:pPr>
      <w:bookmarkStart w:colFirst="0" w:colLast="0" w:name="_rjefff" w:id="121"/>
      <w:bookmarkEnd w:id="121"/>
      <w:r w:rsidDel="00000000" w:rsidR="00000000" w:rsidRPr="00000000">
        <w:rPr>
          <w:sz w:val="20"/>
          <w:szCs w:val="20"/>
          <w:vertAlign w:val="superscript"/>
          <w:rtl w:val="0"/>
        </w:rPr>
        <w:t xml:space="preserve">c </w:t>
      </w:r>
      <w:r w:rsidDel="00000000" w:rsidR="00000000" w:rsidRPr="00000000">
        <w:rPr>
          <w:sz w:val="20"/>
          <w:szCs w:val="20"/>
          <w:rtl w:val="0"/>
        </w:rPr>
        <w:t xml:space="preserve">Revised wording: “(During the last 12 months) did you visit an art fair or festival, or a craft fair or festival?”</w:t>
      </w:r>
      <w:r w:rsidDel="00000000" w:rsidR="00000000" w:rsidRPr="00000000">
        <w:rPr>
          <w:rtl w:val="0"/>
        </w:rPr>
      </w:r>
    </w:p>
    <w:p w:rsidR="00000000" w:rsidDel="00000000" w:rsidP="00000000" w:rsidRDefault="00000000" w:rsidRPr="00000000" w14:paraId="000001A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4"/>
        <w:pageBreakBefore w:val="0"/>
        <w:spacing w:before="0" w:line="360" w:lineRule="auto"/>
        <w:rPr/>
      </w:pPr>
      <w:bookmarkStart w:colFirst="0" w:colLast="0" w:name="_3bj1y38" w:id="122"/>
      <w:bookmarkEnd w:id="122"/>
      <w:r w:rsidDel="00000000" w:rsidR="00000000" w:rsidRPr="00000000">
        <w:rPr>
          <w:rtl w:val="0"/>
        </w:rPr>
      </w:r>
    </w:p>
    <w:p w:rsidR="00000000" w:rsidDel="00000000" w:rsidP="00000000" w:rsidRDefault="00000000" w:rsidRPr="00000000" w14:paraId="000001A7">
      <w:pPr>
        <w:pStyle w:val="Heading4"/>
        <w:pageBreakBefore w:val="0"/>
        <w:spacing w:before="0" w:lineRule="auto"/>
        <w:rPr/>
      </w:pPr>
      <w:bookmarkStart w:colFirst="0" w:colLast="0" w:name="_1qoc8b1" w:id="123"/>
      <w:bookmarkEnd w:id="123"/>
      <w:r w:rsidDel="00000000" w:rsidR="00000000" w:rsidRPr="00000000">
        <w:rPr>
          <w:b w:val="1"/>
          <w:bCs w:val="1"/>
          <w:sz w:val="26"/>
          <w:szCs w:val="26"/>
          <w:rtl w:val="0"/>
        </w:rPr>
        <w:t xml:space="preserve">Table 2. Fit Statistics For Nested Age, Period, and Cohort Effect Models for All Eight “Core” Participation Activities in the Cumulative SPPA Data File, 1982-2012.</w:t>
      </w:r>
      <w:r w:rsidDel="00000000" w:rsidR="00000000" w:rsidRPr="00000000">
        <w:rPr>
          <w:rtl w:val="0"/>
        </w:rPr>
      </w:r>
    </w:p>
    <w:tbl>
      <w:tblPr>
        <w:tblStyle w:val="Table2"/>
        <w:tblW w:w="9216.0" w:type="dxa"/>
        <w:jc w:val="left"/>
        <w:tblInd w:w="-4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41"/>
        <w:gridCol w:w="1728"/>
        <w:gridCol w:w="1727"/>
        <w:gridCol w:w="1440"/>
        <w:gridCol w:w="1440"/>
        <w:gridCol w:w="1440"/>
        <w:tblGridChange w:id="0">
          <w:tblGrid>
            <w:gridCol w:w="1441"/>
            <w:gridCol w:w="1728"/>
            <w:gridCol w:w="1727"/>
            <w:gridCol w:w="1440"/>
            <w:gridCol w:w="1440"/>
            <w:gridCol w:w="1440"/>
          </w:tblGrid>
        </w:tblGridChange>
      </w:tblGrid>
      <w:tr>
        <w:trPr>
          <w:cantSplit w:val="0"/>
          <w:trHeight w:val="240" w:hRule="atLeast"/>
          <w:tblHeader w:val="0"/>
        </w:trPr>
        <w:tc>
          <w:tcPr>
            <w:gridSpan w:val="6"/>
            <w:shd w:fill="666666" w:val="clear"/>
            <w:tcMar>
              <w:left w:w="40.0" w:type="dxa"/>
              <w:right w:w="40.0" w:type="dxa"/>
            </w:tcMar>
            <w:vAlign w:val="bottom"/>
          </w:tcPr>
          <w:p w:rsidR="00000000" w:rsidDel="00000000" w:rsidP="00000000" w:rsidRDefault="00000000" w:rsidRPr="00000000" w14:paraId="000001A8">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AE">
            <w:pPr>
              <w:pageBreakBefore w:val="0"/>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left w:w="40.0" w:type="dxa"/>
              <w:right w:w="40.0" w:type="dxa"/>
            </w:tcMar>
            <w:vAlign w:val="bottom"/>
          </w:tcPr>
          <w:p w:rsidR="00000000" w:rsidDel="00000000" w:rsidP="00000000" w:rsidRDefault="00000000" w:rsidRPr="00000000" w14:paraId="000001AF">
            <w:pPr>
              <w:pageBreakBefore w:val="0"/>
              <w:spacing w:before="0" w:line="240" w:lineRule="auto"/>
              <w:ind w:firstLine="0"/>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1B0">
            <w:pPr>
              <w:pageBreakBefore w:val="0"/>
              <w:spacing w:before="0" w:line="240" w:lineRule="auto"/>
              <w:ind w:firstLine="0"/>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B1">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1B2">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1B3">
            <w:pPr>
              <w:pageBreakBefore w:val="0"/>
              <w:spacing w:before="0" w:line="240" w:lineRule="auto"/>
              <w:ind w:firstLine="0"/>
              <w:rPr>
                <w:b w:val="1"/>
                <w:bCs w:val="1"/>
                <w:color w:val="ffffff"/>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B4">
            <w:pPr>
              <w:pageBreakBefore w:val="0"/>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B5">
            <w:pPr>
              <w:pageBreakBefore w:val="0"/>
              <w:spacing w:before="0" w:line="240" w:lineRule="auto"/>
              <w:ind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B6">
            <w:pPr>
              <w:pageBreakBefore w:val="0"/>
              <w:spacing w:before="0" w:line="240" w:lineRule="auto"/>
              <w:ind w:firstLine="0"/>
              <w:jc w:val="center"/>
              <w:rPr/>
            </w:pPr>
            <w:r w:rsidDel="00000000" w:rsidR="00000000" w:rsidRPr="00000000">
              <w:rPr>
                <w:rtl w:val="0"/>
              </w:rPr>
              <w:t xml:space="preserve">-29,732.69</w:t>
            </w:r>
          </w:p>
        </w:tc>
        <w:tc>
          <w:tcPr>
            <w:tcMar>
              <w:left w:w="40.0" w:type="dxa"/>
              <w:right w:w="40.0" w:type="dxa"/>
            </w:tcMar>
            <w:vAlign w:val="bottom"/>
          </w:tcPr>
          <w:p w:rsidR="00000000" w:rsidDel="00000000" w:rsidP="00000000" w:rsidRDefault="00000000" w:rsidRPr="00000000" w14:paraId="000001B7">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B8">
            <w:pPr>
              <w:pageBreakBefore w:val="0"/>
              <w:spacing w:before="0" w:line="240" w:lineRule="auto"/>
              <w:ind w:firstLine="0"/>
              <w:rPr/>
            </w:pPr>
            <w:r w:rsidDel="00000000" w:rsidR="00000000" w:rsidRPr="00000000">
              <w:rPr>
                <w:rtl w:val="0"/>
              </w:rPr>
              <w:t xml:space="preserve">59495.37168</w:t>
            </w:r>
          </w:p>
        </w:tc>
        <w:tc>
          <w:tcPr>
            <w:tcMar>
              <w:left w:w="40.0" w:type="dxa"/>
              <w:right w:w="40.0" w:type="dxa"/>
            </w:tcMar>
            <w:vAlign w:val="bottom"/>
          </w:tcPr>
          <w:p w:rsidR="00000000" w:rsidDel="00000000" w:rsidP="00000000" w:rsidRDefault="00000000" w:rsidRPr="00000000" w14:paraId="000001B9">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BA">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BB">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BC">
            <w:pPr>
              <w:pageBreakBefore w:val="0"/>
              <w:spacing w:before="0" w:line="240" w:lineRule="auto"/>
              <w:ind w:firstLine="0"/>
              <w:jc w:val="center"/>
              <w:rPr/>
            </w:pPr>
            <w:r w:rsidDel="00000000" w:rsidR="00000000" w:rsidRPr="00000000">
              <w:rPr>
                <w:rtl w:val="0"/>
              </w:rPr>
              <w:t xml:space="preserve">-34,854.72</w:t>
            </w:r>
          </w:p>
        </w:tc>
        <w:tc>
          <w:tcPr>
            <w:tcMar>
              <w:left w:w="40.0" w:type="dxa"/>
              <w:right w:w="40.0" w:type="dxa"/>
            </w:tcMar>
            <w:vAlign w:val="bottom"/>
          </w:tcPr>
          <w:p w:rsidR="00000000" w:rsidDel="00000000" w:rsidP="00000000" w:rsidRDefault="00000000" w:rsidRPr="00000000" w14:paraId="000001BD">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BE">
            <w:pPr>
              <w:pageBreakBefore w:val="0"/>
              <w:spacing w:before="0" w:line="240" w:lineRule="auto"/>
              <w:ind w:firstLine="0"/>
              <w:rPr/>
            </w:pPr>
            <w:r w:rsidDel="00000000" w:rsidR="00000000" w:rsidRPr="00000000">
              <w:rPr>
                <w:rtl w:val="0"/>
              </w:rPr>
              <w:t xml:space="preserve">69741.44052</w:t>
            </w:r>
          </w:p>
        </w:tc>
        <w:tc>
          <w:tcPr>
            <w:tcMar>
              <w:left w:w="40.0" w:type="dxa"/>
              <w:right w:w="40.0" w:type="dxa"/>
            </w:tcMar>
            <w:vAlign w:val="bottom"/>
          </w:tcPr>
          <w:p w:rsidR="00000000" w:rsidDel="00000000" w:rsidP="00000000" w:rsidRDefault="00000000" w:rsidRPr="00000000" w14:paraId="000001BF">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C0">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C1">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C2">
            <w:pPr>
              <w:pageBreakBefore w:val="0"/>
              <w:spacing w:before="0" w:line="240" w:lineRule="auto"/>
              <w:ind w:firstLine="0"/>
              <w:jc w:val="center"/>
              <w:rPr/>
            </w:pPr>
            <w:r w:rsidDel="00000000" w:rsidR="00000000" w:rsidRPr="00000000">
              <w:rPr>
                <w:rtl w:val="0"/>
              </w:rPr>
              <w:t xml:space="preserve">-12,278.41</w:t>
            </w:r>
          </w:p>
        </w:tc>
        <w:tc>
          <w:tcPr>
            <w:tcMar>
              <w:left w:w="40.0" w:type="dxa"/>
              <w:right w:w="40.0" w:type="dxa"/>
            </w:tcMar>
            <w:vAlign w:val="bottom"/>
          </w:tcPr>
          <w:p w:rsidR="00000000" w:rsidDel="00000000" w:rsidP="00000000" w:rsidRDefault="00000000" w:rsidRPr="00000000" w14:paraId="000001C3">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C4">
            <w:pPr>
              <w:pageBreakBefore w:val="0"/>
              <w:spacing w:before="0" w:line="240" w:lineRule="auto"/>
              <w:ind w:firstLine="0"/>
              <w:rPr/>
            </w:pPr>
            <w:r w:rsidDel="00000000" w:rsidR="00000000" w:rsidRPr="00000000">
              <w:rPr>
                <w:rtl w:val="0"/>
              </w:rPr>
              <w:t xml:space="preserve">24586.8259</w:t>
            </w:r>
          </w:p>
        </w:tc>
        <w:tc>
          <w:tcPr>
            <w:tcMar>
              <w:left w:w="40.0" w:type="dxa"/>
              <w:right w:w="40.0" w:type="dxa"/>
            </w:tcMar>
            <w:vAlign w:val="bottom"/>
          </w:tcPr>
          <w:p w:rsidR="00000000" w:rsidDel="00000000" w:rsidP="00000000" w:rsidRDefault="00000000" w:rsidRPr="00000000" w14:paraId="000001C5">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C6">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C7">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C8">
            <w:pPr>
              <w:pageBreakBefore w:val="0"/>
              <w:spacing w:before="0" w:line="240" w:lineRule="auto"/>
              <w:ind w:firstLine="0"/>
              <w:jc w:val="center"/>
              <w:rPr/>
            </w:pPr>
            <w:r w:rsidDel="00000000" w:rsidR="00000000" w:rsidRPr="00000000">
              <w:rPr>
                <w:rtl w:val="0"/>
              </w:rPr>
              <w:t xml:space="preserve">-44,793.31</w:t>
            </w:r>
          </w:p>
        </w:tc>
        <w:tc>
          <w:tcPr>
            <w:tcMar>
              <w:left w:w="40.0" w:type="dxa"/>
              <w:right w:w="40.0" w:type="dxa"/>
            </w:tcMar>
            <w:vAlign w:val="bottom"/>
          </w:tcPr>
          <w:p w:rsidR="00000000" w:rsidDel="00000000" w:rsidP="00000000" w:rsidRDefault="00000000" w:rsidRPr="00000000" w14:paraId="000001C9">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CA">
            <w:pPr>
              <w:pageBreakBefore w:val="0"/>
              <w:spacing w:before="0" w:line="240" w:lineRule="auto"/>
              <w:ind w:firstLine="0"/>
              <w:rPr/>
            </w:pPr>
            <w:r w:rsidDel="00000000" w:rsidR="00000000" w:rsidRPr="00000000">
              <w:rPr>
                <w:rtl w:val="0"/>
              </w:rPr>
              <w:t xml:space="preserve">89616.61887</w:t>
            </w:r>
          </w:p>
        </w:tc>
        <w:tc>
          <w:tcPr>
            <w:tcMar>
              <w:left w:w="40.0" w:type="dxa"/>
              <w:right w:w="40.0" w:type="dxa"/>
            </w:tcMar>
            <w:vAlign w:val="bottom"/>
          </w:tcPr>
          <w:p w:rsidR="00000000" w:rsidDel="00000000" w:rsidP="00000000" w:rsidRDefault="00000000" w:rsidRPr="00000000" w14:paraId="000001CB">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CC">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CD">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CE">
            <w:pPr>
              <w:pageBreakBefore w:val="0"/>
              <w:spacing w:before="0" w:line="240" w:lineRule="auto"/>
              <w:ind w:firstLine="0"/>
              <w:jc w:val="center"/>
              <w:rPr/>
            </w:pPr>
            <w:r w:rsidDel="00000000" w:rsidR="00000000" w:rsidRPr="00000000">
              <w:rPr>
                <w:rtl w:val="0"/>
              </w:rPr>
              <w:t xml:space="preserve">-15,721.92</w:t>
            </w:r>
          </w:p>
        </w:tc>
        <w:tc>
          <w:tcPr>
            <w:tcMar>
              <w:left w:w="40.0" w:type="dxa"/>
              <w:right w:w="40.0" w:type="dxa"/>
            </w:tcMar>
            <w:vAlign w:val="bottom"/>
          </w:tcPr>
          <w:p w:rsidR="00000000" w:rsidDel="00000000" w:rsidP="00000000" w:rsidRDefault="00000000" w:rsidRPr="00000000" w14:paraId="000001CF">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D0">
            <w:pPr>
              <w:pageBreakBefore w:val="0"/>
              <w:spacing w:before="0" w:line="240" w:lineRule="auto"/>
              <w:ind w:firstLine="0"/>
              <w:rPr/>
            </w:pPr>
            <w:r w:rsidDel="00000000" w:rsidR="00000000" w:rsidRPr="00000000">
              <w:rPr>
                <w:rtl w:val="0"/>
              </w:rPr>
              <w:t xml:space="preserve">31473.84271</w:t>
            </w:r>
          </w:p>
        </w:tc>
        <w:tc>
          <w:tcPr>
            <w:tcMar>
              <w:left w:w="40.0" w:type="dxa"/>
              <w:right w:w="40.0" w:type="dxa"/>
            </w:tcMar>
            <w:vAlign w:val="bottom"/>
          </w:tcPr>
          <w:p w:rsidR="00000000" w:rsidDel="00000000" w:rsidP="00000000" w:rsidRDefault="00000000" w:rsidRPr="00000000" w14:paraId="000001D1">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D2">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D3">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D4">
            <w:pPr>
              <w:pageBreakBefore w:val="0"/>
              <w:spacing w:before="0" w:line="240" w:lineRule="auto"/>
              <w:ind w:firstLine="0"/>
              <w:jc w:val="center"/>
              <w:rPr/>
            </w:pPr>
            <w:r w:rsidDel="00000000" w:rsidR="00000000" w:rsidRPr="00000000">
              <w:rPr>
                <w:rtl w:val="0"/>
              </w:rPr>
              <w:t xml:space="preserve">-52,949.19</w:t>
            </w:r>
          </w:p>
        </w:tc>
        <w:tc>
          <w:tcPr>
            <w:tcMar>
              <w:left w:w="40.0" w:type="dxa"/>
              <w:right w:w="40.0" w:type="dxa"/>
            </w:tcMar>
            <w:vAlign w:val="bottom"/>
          </w:tcPr>
          <w:p w:rsidR="00000000" w:rsidDel="00000000" w:rsidP="00000000" w:rsidRDefault="00000000" w:rsidRPr="00000000" w14:paraId="000001D5">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D6">
            <w:pPr>
              <w:pageBreakBefore w:val="0"/>
              <w:spacing w:before="0" w:line="240" w:lineRule="auto"/>
              <w:ind w:firstLine="0"/>
              <w:rPr/>
            </w:pPr>
            <w:r w:rsidDel="00000000" w:rsidR="00000000" w:rsidRPr="00000000">
              <w:rPr>
                <w:rtl w:val="0"/>
              </w:rPr>
              <w:t xml:space="preserve">105930.388</w:t>
            </w:r>
          </w:p>
        </w:tc>
        <w:tc>
          <w:tcPr>
            <w:tcMar>
              <w:left w:w="40.0" w:type="dxa"/>
              <w:right w:w="40.0" w:type="dxa"/>
            </w:tcMar>
            <w:vAlign w:val="bottom"/>
          </w:tcPr>
          <w:p w:rsidR="00000000" w:rsidDel="00000000" w:rsidP="00000000" w:rsidRDefault="00000000" w:rsidRPr="00000000" w14:paraId="000001D7">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D8">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D9">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DA">
            <w:pPr>
              <w:pageBreakBefore w:val="0"/>
              <w:spacing w:before="0" w:line="240" w:lineRule="auto"/>
              <w:ind w:firstLine="0"/>
              <w:jc w:val="center"/>
              <w:rPr/>
            </w:pPr>
            <w:r w:rsidDel="00000000" w:rsidR="00000000" w:rsidRPr="00000000">
              <w:rPr>
                <w:rtl w:val="0"/>
              </w:rPr>
              <w:t xml:space="preserve">-44,697.44</w:t>
            </w:r>
          </w:p>
        </w:tc>
        <w:tc>
          <w:tcPr>
            <w:tcMar>
              <w:left w:w="40.0" w:type="dxa"/>
              <w:right w:w="40.0" w:type="dxa"/>
            </w:tcMar>
            <w:vAlign w:val="bottom"/>
          </w:tcPr>
          <w:p w:rsidR="00000000" w:rsidDel="00000000" w:rsidP="00000000" w:rsidRDefault="00000000" w:rsidRPr="00000000" w14:paraId="000001DB">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DC">
            <w:pPr>
              <w:pageBreakBefore w:val="0"/>
              <w:spacing w:before="0" w:line="240" w:lineRule="auto"/>
              <w:ind w:firstLine="0"/>
              <w:rPr/>
            </w:pPr>
            <w:r w:rsidDel="00000000" w:rsidR="00000000" w:rsidRPr="00000000">
              <w:rPr>
                <w:rtl w:val="0"/>
              </w:rPr>
              <w:t xml:space="preserve">89424.88631</w:t>
            </w:r>
          </w:p>
        </w:tc>
        <w:tc>
          <w:tcPr>
            <w:tcMar>
              <w:left w:w="40.0" w:type="dxa"/>
              <w:right w:w="40.0" w:type="dxa"/>
            </w:tcMar>
            <w:vAlign w:val="bottom"/>
          </w:tcPr>
          <w:p w:rsidR="00000000" w:rsidDel="00000000" w:rsidP="00000000" w:rsidRDefault="00000000" w:rsidRPr="00000000" w14:paraId="000001DD">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DE">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DF">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E0">
            <w:pPr>
              <w:pageBreakBefore w:val="0"/>
              <w:spacing w:before="0" w:line="240" w:lineRule="auto"/>
              <w:ind w:firstLine="0"/>
              <w:jc w:val="center"/>
              <w:rPr/>
            </w:pPr>
            <w:r w:rsidDel="00000000" w:rsidR="00000000" w:rsidRPr="00000000">
              <w:rPr>
                <w:rtl w:val="0"/>
              </w:rPr>
              <w:t xml:space="preserve">-43,764.12</w:t>
            </w:r>
          </w:p>
        </w:tc>
        <w:tc>
          <w:tcPr>
            <w:tcMar>
              <w:left w:w="40.0" w:type="dxa"/>
              <w:right w:w="40.0" w:type="dxa"/>
            </w:tcMar>
            <w:vAlign w:val="bottom"/>
          </w:tcPr>
          <w:p w:rsidR="00000000" w:rsidDel="00000000" w:rsidP="00000000" w:rsidRDefault="00000000" w:rsidRPr="00000000" w14:paraId="000001E1">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E2">
            <w:pPr>
              <w:pageBreakBefore w:val="0"/>
              <w:spacing w:before="0" w:line="240" w:lineRule="auto"/>
              <w:ind w:firstLine="0"/>
              <w:rPr/>
            </w:pPr>
            <w:r w:rsidDel="00000000" w:rsidR="00000000" w:rsidRPr="00000000">
              <w:rPr>
                <w:rtl w:val="0"/>
              </w:rPr>
              <w:t xml:space="preserve">87558.24273</w:t>
            </w:r>
          </w:p>
        </w:tc>
        <w:tc>
          <w:tcPr>
            <w:tcMar>
              <w:left w:w="40.0" w:type="dxa"/>
              <w:right w:w="40.0" w:type="dxa"/>
            </w:tcMar>
            <w:vAlign w:val="bottom"/>
          </w:tcPr>
          <w:p w:rsidR="00000000" w:rsidDel="00000000" w:rsidP="00000000" w:rsidRDefault="00000000" w:rsidRPr="00000000" w14:paraId="000001E3">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E4">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 Period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EA">
            <w:pPr>
              <w:pageBreakBefore w:val="0"/>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left w:w="40.0" w:type="dxa"/>
              <w:right w:w="40.0" w:type="dxa"/>
            </w:tcMar>
            <w:vAlign w:val="bottom"/>
          </w:tcPr>
          <w:p w:rsidR="00000000" w:rsidDel="00000000" w:rsidP="00000000" w:rsidRDefault="00000000" w:rsidRPr="00000000" w14:paraId="000001EB">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1EC">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ED">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1EE">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1EF">
            <w:pPr>
              <w:pageBreakBefore w:val="0"/>
              <w:spacing w:before="0" w:line="240" w:lineRule="auto"/>
              <w:ind w:firstLine="0"/>
              <w:rPr>
                <w:b w:val="1"/>
                <w:bCs w:val="1"/>
                <w:color w:val="ffffff"/>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F0">
            <w:pPr>
              <w:pageBreakBefore w:val="0"/>
              <w:spacing w:before="0" w:line="240" w:lineRule="auto"/>
              <w:ind w:firstLine="0"/>
              <w:rPr/>
            </w:pPr>
            <w:r w:rsidDel="00000000" w:rsidR="00000000" w:rsidRPr="00000000">
              <w:rPr>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F1">
            <w:pPr>
              <w:pageBreakBefore w:val="0"/>
              <w:spacing w:before="0" w:line="240" w:lineRule="auto"/>
              <w:ind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F2">
            <w:pPr>
              <w:pageBreakBefore w:val="0"/>
              <w:spacing w:before="0" w:line="240" w:lineRule="auto"/>
              <w:ind w:firstLine="0"/>
              <w:jc w:val="center"/>
              <w:rPr/>
            </w:pPr>
            <w:r w:rsidDel="00000000" w:rsidR="00000000" w:rsidRPr="00000000">
              <w:rPr>
                <w:rtl w:val="0"/>
              </w:rPr>
              <w:t xml:space="preserve">-29,704.98</w:t>
            </w:r>
          </w:p>
        </w:tc>
        <w:tc>
          <w:tcPr>
            <w:tcMar>
              <w:left w:w="40.0" w:type="dxa"/>
              <w:right w:w="40.0" w:type="dxa"/>
            </w:tcMar>
            <w:vAlign w:val="bottom"/>
          </w:tcPr>
          <w:p w:rsidR="00000000" w:rsidDel="00000000" w:rsidP="00000000" w:rsidRDefault="00000000" w:rsidRPr="00000000" w14:paraId="000001F3">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F4">
            <w:pPr>
              <w:pageBreakBefore w:val="0"/>
              <w:spacing w:before="0" w:line="240" w:lineRule="auto"/>
              <w:ind w:firstLine="0"/>
              <w:rPr/>
            </w:pPr>
            <w:r w:rsidDel="00000000" w:rsidR="00000000" w:rsidRPr="00000000">
              <w:rPr>
                <w:rtl w:val="0"/>
              </w:rPr>
              <w:t xml:space="preserve">59449.96511</w:t>
            </w:r>
          </w:p>
        </w:tc>
        <w:tc>
          <w:tcPr>
            <w:tcMar>
              <w:left w:w="40.0" w:type="dxa"/>
              <w:right w:w="40.0" w:type="dxa"/>
            </w:tcMar>
            <w:vAlign w:val="bottom"/>
          </w:tcPr>
          <w:p w:rsidR="00000000" w:rsidDel="00000000" w:rsidP="00000000" w:rsidRDefault="00000000" w:rsidRPr="00000000" w14:paraId="000001F5">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F6">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F7">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F8">
            <w:pPr>
              <w:pageBreakBefore w:val="0"/>
              <w:spacing w:before="0" w:line="240" w:lineRule="auto"/>
              <w:ind w:firstLine="0"/>
              <w:jc w:val="center"/>
              <w:rPr/>
            </w:pPr>
            <w:r w:rsidDel="00000000" w:rsidR="00000000" w:rsidRPr="00000000">
              <w:rPr>
                <w:rtl w:val="0"/>
              </w:rPr>
              <w:t xml:space="preserve">-34,738.56</w:t>
            </w:r>
          </w:p>
        </w:tc>
        <w:tc>
          <w:tcPr>
            <w:tcMar>
              <w:left w:w="40.0" w:type="dxa"/>
              <w:right w:w="40.0" w:type="dxa"/>
            </w:tcMar>
            <w:vAlign w:val="bottom"/>
          </w:tcPr>
          <w:p w:rsidR="00000000" w:rsidDel="00000000" w:rsidP="00000000" w:rsidRDefault="00000000" w:rsidRPr="00000000" w14:paraId="000001F9">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1FA">
            <w:pPr>
              <w:pageBreakBefore w:val="0"/>
              <w:spacing w:before="0" w:line="240" w:lineRule="auto"/>
              <w:ind w:firstLine="0"/>
              <w:rPr/>
            </w:pPr>
            <w:r w:rsidDel="00000000" w:rsidR="00000000" w:rsidRPr="00000000">
              <w:rPr>
                <w:rtl w:val="0"/>
              </w:rPr>
              <w:t xml:space="preserve">69519.11834</w:t>
            </w:r>
          </w:p>
        </w:tc>
        <w:tc>
          <w:tcPr>
            <w:tcMar>
              <w:left w:w="40.0" w:type="dxa"/>
              <w:right w:w="40.0" w:type="dxa"/>
            </w:tcMar>
            <w:vAlign w:val="bottom"/>
          </w:tcPr>
          <w:p w:rsidR="00000000" w:rsidDel="00000000" w:rsidP="00000000" w:rsidRDefault="00000000" w:rsidRPr="00000000" w14:paraId="000001FB">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FC">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FD">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FE">
            <w:pPr>
              <w:pageBreakBefore w:val="0"/>
              <w:spacing w:before="0" w:line="240" w:lineRule="auto"/>
              <w:ind w:firstLine="0"/>
              <w:jc w:val="center"/>
              <w:rPr/>
            </w:pPr>
            <w:r w:rsidDel="00000000" w:rsidR="00000000" w:rsidRPr="00000000">
              <w:rPr>
                <w:rtl w:val="0"/>
              </w:rPr>
              <w:t xml:space="preserve">-12,245.92</w:t>
            </w:r>
          </w:p>
        </w:tc>
        <w:tc>
          <w:tcPr>
            <w:tcMar>
              <w:left w:w="40.0" w:type="dxa"/>
              <w:right w:w="40.0" w:type="dxa"/>
            </w:tcMar>
            <w:vAlign w:val="bottom"/>
          </w:tcPr>
          <w:p w:rsidR="00000000" w:rsidDel="00000000" w:rsidP="00000000" w:rsidRDefault="00000000" w:rsidRPr="00000000" w14:paraId="000001FF">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00">
            <w:pPr>
              <w:pageBreakBefore w:val="0"/>
              <w:spacing w:before="0" w:line="240" w:lineRule="auto"/>
              <w:ind w:firstLine="0"/>
              <w:rPr/>
            </w:pPr>
            <w:r w:rsidDel="00000000" w:rsidR="00000000" w:rsidRPr="00000000">
              <w:rPr>
                <w:rtl w:val="0"/>
              </w:rPr>
              <w:t xml:space="preserve">24531.83063</w:t>
            </w:r>
          </w:p>
        </w:tc>
        <w:tc>
          <w:tcPr>
            <w:tcMar>
              <w:left w:w="40.0" w:type="dxa"/>
              <w:right w:w="40.0" w:type="dxa"/>
            </w:tcMar>
            <w:vAlign w:val="bottom"/>
          </w:tcPr>
          <w:p w:rsidR="00000000" w:rsidDel="00000000" w:rsidP="00000000" w:rsidRDefault="00000000" w:rsidRPr="00000000" w14:paraId="00000201">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02">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03">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04">
            <w:pPr>
              <w:pageBreakBefore w:val="0"/>
              <w:spacing w:before="0" w:line="240" w:lineRule="auto"/>
              <w:ind w:firstLine="0"/>
              <w:jc w:val="center"/>
              <w:rPr/>
            </w:pPr>
            <w:r w:rsidDel="00000000" w:rsidR="00000000" w:rsidRPr="00000000">
              <w:rPr>
                <w:rtl w:val="0"/>
              </w:rPr>
              <w:t xml:space="preserve">-44,774.71</w:t>
            </w:r>
          </w:p>
        </w:tc>
        <w:tc>
          <w:tcPr>
            <w:tcMar>
              <w:left w:w="40.0" w:type="dxa"/>
              <w:right w:w="40.0" w:type="dxa"/>
            </w:tcMar>
            <w:vAlign w:val="bottom"/>
          </w:tcPr>
          <w:p w:rsidR="00000000" w:rsidDel="00000000" w:rsidP="00000000" w:rsidRDefault="00000000" w:rsidRPr="00000000" w14:paraId="00000205">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06">
            <w:pPr>
              <w:pageBreakBefore w:val="0"/>
              <w:spacing w:before="0" w:line="240" w:lineRule="auto"/>
              <w:ind w:firstLine="0"/>
              <w:rPr/>
            </w:pPr>
            <w:r w:rsidDel="00000000" w:rsidR="00000000" w:rsidRPr="00000000">
              <w:rPr>
                <w:rtl w:val="0"/>
              </w:rPr>
              <w:t xml:space="preserve">89589.41861</w:t>
            </w:r>
          </w:p>
        </w:tc>
        <w:tc>
          <w:tcPr>
            <w:tcMar>
              <w:left w:w="40.0" w:type="dxa"/>
              <w:right w:w="40.0" w:type="dxa"/>
            </w:tcMar>
            <w:vAlign w:val="bottom"/>
          </w:tcPr>
          <w:p w:rsidR="00000000" w:rsidDel="00000000" w:rsidP="00000000" w:rsidRDefault="00000000" w:rsidRPr="00000000" w14:paraId="00000207">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08">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09">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0A">
            <w:pPr>
              <w:pageBreakBefore w:val="0"/>
              <w:spacing w:before="0" w:line="240" w:lineRule="auto"/>
              <w:ind w:firstLine="0"/>
              <w:jc w:val="center"/>
              <w:rPr/>
            </w:pPr>
            <w:r w:rsidDel="00000000" w:rsidR="00000000" w:rsidRPr="00000000">
              <w:rPr>
                <w:rtl w:val="0"/>
              </w:rPr>
              <w:t xml:space="preserve">-15,676.87</w:t>
            </w:r>
          </w:p>
        </w:tc>
        <w:tc>
          <w:tcPr>
            <w:tcMar>
              <w:left w:w="40.0" w:type="dxa"/>
              <w:right w:w="40.0" w:type="dxa"/>
            </w:tcMar>
            <w:vAlign w:val="bottom"/>
          </w:tcPr>
          <w:p w:rsidR="00000000" w:rsidDel="00000000" w:rsidP="00000000" w:rsidRDefault="00000000" w:rsidRPr="00000000" w14:paraId="0000020B">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0C">
            <w:pPr>
              <w:pageBreakBefore w:val="0"/>
              <w:spacing w:before="0" w:line="240" w:lineRule="auto"/>
              <w:ind w:firstLine="0"/>
              <w:rPr/>
            </w:pPr>
            <w:r w:rsidDel="00000000" w:rsidR="00000000" w:rsidRPr="00000000">
              <w:rPr>
                <w:rtl w:val="0"/>
              </w:rPr>
              <w:t xml:space="preserve">31393.74228</w:t>
            </w:r>
          </w:p>
        </w:tc>
        <w:tc>
          <w:tcPr>
            <w:tcMar>
              <w:left w:w="40.0" w:type="dxa"/>
              <w:right w:w="40.0" w:type="dxa"/>
            </w:tcMar>
            <w:vAlign w:val="bottom"/>
          </w:tcPr>
          <w:p w:rsidR="00000000" w:rsidDel="00000000" w:rsidP="00000000" w:rsidRDefault="00000000" w:rsidRPr="00000000" w14:paraId="0000020D">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0E">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0F">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10">
            <w:pPr>
              <w:pageBreakBefore w:val="0"/>
              <w:spacing w:before="0" w:line="240" w:lineRule="auto"/>
              <w:ind w:firstLine="0"/>
              <w:jc w:val="center"/>
              <w:rPr/>
            </w:pPr>
            <w:r w:rsidDel="00000000" w:rsidR="00000000" w:rsidRPr="00000000">
              <w:rPr>
                <w:rtl w:val="0"/>
              </w:rPr>
              <w:t xml:space="preserve">-52,859.74</w:t>
            </w:r>
          </w:p>
        </w:tc>
        <w:tc>
          <w:tcPr>
            <w:tcMar>
              <w:left w:w="40.0" w:type="dxa"/>
              <w:right w:w="40.0" w:type="dxa"/>
            </w:tcMar>
            <w:vAlign w:val="bottom"/>
          </w:tcPr>
          <w:p w:rsidR="00000000" w:rsidDel="00000000" w:rsidP="00000000" w:rsidRDefault="00000000" w:rsidRPr="00000000" w14:paraId="00000211">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212">
            <w:pPr>
              <w:pageBreakBefore w:val="0"/>
              <w:spacing w:before="0" w:line="240" w:lineRule="auto"/>
              <w:ind w:firstLine="0"/>
              <w:rPr/>
            </w:pPr>
            <w:r w:rsidDel="00000000" w:rsidR="00000000" w:rsidRPr="00000000">
              <w:rPr>
                <w:rtl w:val="0"/>
              </w:rPr>
              <w:t xml:space="preserve">105761.4798</w:t>
            </w:r>
          </w:p>
        </w:tc>
        <w:tc>
          <w:tcPr>
            <w:tcMar>
              <w:left w:w="40.0" w:type="dxa"/>
              <w:right w:w="40.0" w:type="dxa"/>
            </w:tcMar>
            <w:vAlign w:val="bottom"/>
          </w:tcPr>
          <w:p w:rsidR="00000000" w:rsidDel="00000000" w:rsidP="00000000" w:rsidRDefault="00000000" w:rsidRPr="00000000" w14:paraId="00000213">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14">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15">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16">
            <w:pPr>
              <w:pageBreakBefore w:val="0"/>
              <w:spacing w:before="0" w:line="240" w:lineRule="auto"/>
              <w:ind w:firstLine="0"/>
              <w:jc w:val="center"/>
              <w:rPr/>
            </w:pPr>
            <w:r w:rsidDel="00000000" w:rsidR="00000000" w:rsidRPr="00000000">
              <w:rPr>
                <w:rtl w:val="0"/>
              </w:rPr>
              <w:t xml:space="preserve">-44,023.82</w:t>
            </w:r>
          </w:p>
        </w:tc>
        <w:tc>
          <w:tcPr>
            <w:tcMar>
              <w:left w:w="40.0" w:type="dxa"/>
              <w:right w:w="40.0" w:type="dxa"/>
            </w:tcMar>
            <w:vAlign w:val="bottom"/>
          </w:tcPr>
          <w:p w:rsidR="00000000" w:rsidDel="00000000" w:rsidP="00000000" w:rsidRDefault="00000000" w:rsidRPr="00000000" w14:paraId="00000217">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18">
            <w:pPr>
              <w:pageBreakBefore w:val="0"/>
              <w:spacing w:before="0" w:line="240" w:lineRule="auto"/>
              <w:ind w:firstLine="0"/>
              <w:rPr/>
            </w:pPr>
            <w:r w:rsidDel="00000000" w:rsidR="00000000" w:rsidRPr="00000000">
              <w:rPr>
                <w:rtl w:val="0"/>
              </w:rPr>
              <w:t xml:space="preserve">88087.63075</w:t>
            </w:r>
          </w:p>
        </w:tc>
        <w:tc>
          <w:tcPr>
            <w:tcMar>
              <w:left w:w="40.0" w:type="dxa"/>
              <w:right w:w="40.0" w:type="dxa"/>
            </w:tcMar>
            <w:vAlign w:val="bottom"/>
          </w:tcPr>
          <w:p w:rsidR="00000000" w:rsidDel="00000000" w:rsidP="00000000" w:rsidRDefault="00000000" w:rsidRPr="00000000" w14:paraId="00000219">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1A">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1B">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1C">
            <w:pPr>
              <w:pageBreakBefore w:val="0"/>
              <w:spacing w:before="0" w:line="240" w:lineRule="auto"/>
              <w:ind w:firstLine="0"/>
              <w:jc w:val="center"/>
              <w:rPr/>
            </w:pPr>
            <w:r w:rsidDel="00000000" w:rsidR="00000000" w:rsidRPr="00000000">
              <w:rPr>
                <w:rtl w:val="0"/>
              </w:rPr>
              <w:t xml:space="preserve">-43,545.45</w:t>
            </w:r>
          </w:p>
        </w:tc>
        <w:tc>
          <w:tcPr>
            <w:tcMar>
              <w:left w:w="40.0" w:type="dxa"/>
              <w:right w:w="40.0" w:type="dxa"/>
            </w:tcMar>
            <w:vAlign w:val="bottom"/>
          </w:tcPr>
          <w:p w:rsidR="00000000" w:rsidDel="00000000" w:rsidP="00000000" w:rsidRDefault="00000000" w:rsidRPr="00000000" w14:paraId="0000021D">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21E">
            <w:pPr>
              <w:pageBreakBefore w:val="0"/>
              <w:spacing w:before="0" w:line="240" w:lineRule="auto"/>
              <w:ind w:firstLine="0"/>
              <w:rPr/>
            </w:pPr>
            <w:r w:rsidDel="00000000" w:rsidR="00000000" w:rsidRPr="00000000">
              <w:rPr>
                <w:rtl w:val="0"/>
              </w:rPr>
              <w:t xml:space="preserve">87130.9085</w:t>
            </w:r>
          </w:p>
        </w:tc>
        <w:tc>
          <w:tcPr>
            <w:tcMar>
              <w:left w:w="40.0" w:type="dxa"/>
              <w:right w:w="40.0" w:type="dxa"/>
            </w:tcMar>
            <w:vAlign w:val="bottom"/>
          </w:tcPr>
          <w:p w:rsidR="00000000" w:rsidDel="00000000" w:rsidP="00000000" w:rsidRDefault="00000000" w:rsidRPr="00000000" w14:paraId="0000021F">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20">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 Cohort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226">
            <w:pPr>
              <w:pageBreakBefore w:val="0"/>
              <w:spacing w:before="0" w:line="240" w:lineRule="auto"/>
              <w:ind w:firstLine="0"/>
              <w:rPr>
                <w:b w:val="1"/>
                <w:bCs w:val="1"/>
                <w:color w:val="ffffff"/>
              </w:rPr>
            </w:pPr>
            <w:r w:rsidDel="00000000" w:rsidR="00000000" w:rsidRPr="00000000">
              <w:rPr>
                <w:b w:val="1"/>
                <w:bCs w:val="1"/>
                <w:color w:val="ffffff"/>
                <w:rtl w:val="0"/>
              </w:rPr>
              <w:t xml:space="preserve">N</w:t>
            </w:r>
          </w:p>
        </w:tc>
        <w:tc>
          <w:tcPr>
            <w:shd w:fill="666666" w:val="clear"/>
            <w:tcMar>
              <w:left w:w="40.0" w:type="dxa"/>
              <w:right w:w="40.0" w:type="dxa"/>
            </w:tcMar>
            <w:vAlign w:val="bottom"/>
          </w:tcPr>
          <w:p w:rsidR="00000000" w:rsidDel="00000000" w:rsidP="00000000" w:rsidRDefault="00000000" w:rsidRPr="00000000" w14:paraId="00000227">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228">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29">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22A">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22B">
            <w:pPr>
              <w:pageBreakBefore w:val="0"/>
              <w:spacing w:before="0" w:line="240" w:lineRule="auto"/>
              <w:ind w:firstLine="0"/>
              <w:rPr>
                <w:b w:val="1"/>
                <w:bCs w:val="1"/>
                <w:color w:val="ffffff"/>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2C">
            <w:pPr>
              <w:pageBreakBefore w:val="0"/>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2D">
            <w:pPr>
              <w:pageBreakBefore w:val="0"/>
              <w:spacing w:before="0" w:line="240" w:lineRule="auto"/>
              <w:ind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2E">
            <w:pPr>
              <w:pageBreakBefore w:val="0"/>
              <w:spacing w:before="0" w:line="240" w:lineRule="auto"/>
              <w:ind w:firstLine="0"/>
              <w:jc w:val="center"/>
              <w:rPr/>
            </w:pPr>
            <w:r w:rsidDel="00000000" w:rsidR="00000000" w:rsidRPr="00000000">
              <w:rPr>
                <w:rtl w:val="0"/>
              </w:rPr>
              <w:t xml:space="preserve">-29,405.72</w:t>
            </w:r>
          </w:p>
        </w:tc>
        <w:tc>
          <w:tcPr>
            <w:tcMar>
              <w:left w:w="40.0" w:type="dxa"/>
              <w:right w:w="40.0" w:type="dxa"/>
            </w:tcMar>
            <w:vAlign w:val="bottom"/>
          </w:tcPr>
          <w:p w:rsidR="00000000" w:rsidDel="00000000" w:rsidP="00000000" w:rsidRDefault="00000000" w:rsidRPr="00000000" w14:paraId="0000022F">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230">
            <w:pPr>
              <w:pageBreakBefore w:val="0"/>
              <w:spacing w:before="0" w:line="240" w:lineRule="auto"/>
              <w:ind w:firstLine="0"/>
              <w:rPr/>
            </w:pPr>
            <w:r w:rsidDel="00000000" w:rsidR="00000000" w:rsidRPr="00000000">
              <w:rPr>
                <w:rtl w:val="0"/>
              </w:rPr>
              <w:t xml:space="preserve">58879.43976</w:t>
            </w:r>
          </w:p>
        </w:tc>
        <w:tc>
          <w:tcPr>
            <w:tcMar>
              <w:left w:w="40.0" w:type="dxa"/>
              <w:right w:w="40.0" w:type="dxa"/>
            </w:tcMar>
            <w:vAlign w:val="bottom"/>
          </w:tcPr>
          <w:p w:rsidR="00000000" w:rsidDel="00000000" w:rsidP="00000000" w:rsidRDefault="00000000" w:rsidRPr="00000000" w14:paraId="00000231">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32">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33">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34">
            <w:pPr>
              <w:pageBreakBefore w:val="0"/>
              <w:spacing w:before="0" w:line="240" w:lineRule="auto"/>
              <w:ind w:firstLine="0"/>
              <w:jc w:val="center"/>
              <w:rPr/>
            </w:pPr>
            <w:r w:rsidDel="00000000" w:rsidR="00000000" w:rsidRPr="00000000">
              <w:rPr>
                <w:rtl w:val="0"/>
              </w:rPr>
              <w:t xml:space="preserve">-34,591.25</w:t>
            </w:r>
          </w:p>
        </w:tc>
        <w:tc>
          <w:tcPr>
            <w:tcMar>
              <w:left w:w="40.0" w:type="dxa"/>
              <w:right w:w="40.0" w:type="dxa"/>
            </w:tcMar>
            <w:vAlign w:val="bottom"/>
          </w:tcPr>
          <w:p w:rsidR="00000000" w:rsidDel="00000000" w:rsidP="00000000" w:rsidRDefault="00000000" w:rsidRPr="00000000" w14:paraId="00000235">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236">
            <w:pPr>
              <w:pageBreakBefore w:val="0"/>
              <w:spacing w:before="0" w:line="240" w:lineRule="auto"/>
              <w:ind w:firstLine="0"/>
              <w:rPr/>
            </w:pPr>
            <w:r w:rsidDel="00000000" w:rsidR="00000000" w:rsidRPr="00000000">
              <w:rPr>
                <w:rtl w:val="0"/>
              </w:rPr>
              <w:t xml:space="preserve">69254.50672</w:t>
            </w:r>
          </w:p>
        </w:tc>
        <w:tc>
          <w:tcPr>
            <w:tcMar>
              <w:left w:w="40.0" w:type="dxa"/>
              <w:right w:w="40.0" w:type="dxa"/>
            </w:tcMar>
            <w:vAlign w:val="bottom"/>
          </w:tcPr>
          <w:p w:rsidR="00000000" w:rsidDel="00000000" w:rsidP="00000000" w:rsidRDefault="00000000" w:rsidRPr="00000000" w14:paraId="00000237">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38">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39">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3A">
            <w:pPr>
              <w:pageBreakBefore w:val="0"/>
              <w:spacing w:before="0" w:line="240" w:lineRule="auto"/>
              <w:ind w:firstLine="0"/>
              <w:jc w:val="center"/>
              <w:rPr/>
            </w:pPr>
            <w:r w:rsidDel="00000000" w:rsidR="00000000" w:rsidRPr="00000000">
              <w:rPr>
                <w:rtl w:val="0"/>
              </w:rPr>
              <w:t xml:space="preserve">-12,233.60</w:t>
            </w:r>
          </w:p>
        </w:tc>
        <w:tc>
          <w:tcPr>
            <w:tcMar>
              <w:left w:w="40.0" w:type="dxa"/>
              <w:right w:w="40.0" w:type="dxa"/>
            </w:tcMar>
            <w:vAlign w:val="bottom"/>
          </w:tcPr>
          <w:p w:rsidR="00000000" w:rsidDel="00000000" w:rsidP="00000000" w:rsidRDefault="00000000" w:rsidRPr="00000000" w14:paraId="0000023B">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3C">
            <w:pPr>
              <w:pageBreakBefore w:val="0"/>
              <w:spacing w:before="0" w:line="240" w:lineRule="auto"/>
              <w:ind w:firstLine="0"/>
              <w:rPr/>
            </w:pPr>
            <w:r w:rsidDel="00000000" w:rsidR="00000000" w:rsidRPr="00000000">
              <w:rPr>
                <w:rtl w:val="0"/>
              </w:rPr>
              <w:t xml:space="preserve">24537.20761</w:t>
            </w:r>
          </w:p>
        </w:tc>
        <w:tc>
          <w:tcPr>
            <w:tcMar>
              <w:left w:w="40.0" w:type="dxa"/>
              <w:right w:w="40.0" w:type="dxa"/>
            </w:tcMar>
            <w:vAlign w:val="bottom"/>
          </w:tcPr>
          <w:p w:rsidR="00000000" w:rsidDel="00000000" w:rsidP="00000000" w:rsidRDefault="00000000" w:rsidRPr="00000000" w14:paraId="0000023D">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3E">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3F">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40">
            <w:pPr>
              <w:pageBreakBefore w:val="0"/>
              <w:spacing w:before="0" w:line="240" w:lineRule="auto"/>
              <w:ind w:firstLine="0"/>
              <w:jc w:val="center"/>
              <w:rPr/>
            </w:pPr>
            <w:r w:rsidDel="00000000" w:rsidR="00000000" w:rsidRPr="00000000">
              <w:rPr>
                <w:rtl w:val="0"/>
              </w:rPr>
              <w:t xml:space="preserve">-44,715.96</w:t>
            </w:r>
          </w:p>
        </w:tc>
        <w:tc>
          <w:tcPr>
            <w:tcMar>
              <w:left w:w="40.0" w:type="dxa"/>
              <w:right w:w="40.0" w:type="dxa"/>
            </w:tcMar>
            <w:vAlign w:val="bottom"/>
          </w:tcPr>
          <w:p w:rsidR="00000000" w:rsidDel="00000000" w:rsidP="00000000" w:rsidRDefault="00000000" w:rsidRPr="00000000" w14:paraId="00000241">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42">
            <w:pPr>
              <w:pageBreakBefore w:val="0"/>
              <w:spacing w:before="0" w:line="240" w:lineRule="auto"/>
              <w:ind w:firstLine="0"/>
              <w:rPr/>
            </w:pPr>
            <w:r w:rsidDel="00000000" w:rsidR="00000000" w:rsidRPr="00000000">
              <w:rPr>
                <w:rtl w:val="0"/>
              </w:rPr>
              <w:t xml:space="preserve">89501.91786</w:t>
            </w:r>
          </w:p>
        </w:tc>
        <w:tc>
          <w:tcPr>
            <w:tcMar>
              <w:left w:w="40.0" w:type="dxa"/>
              <w:right w:w="40.0" w:type="dxa"/>
            </w:tcMar>
            <w:vAlign w:val="bottom"/>
          </w:tcPr>
          <w:p w:rsidR="00000000" w:rsidDel="00000000" w:rsidP="00000000" w:rsidRDefault="00000000" w:rsidRPr="00000000" w14:paraId="00000243">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44">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45">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46">
            <w:pPr>
              <w:pageBreakBefore w:val="0"/>
              <w:spacing w:before="0" w:line="240" w:lineRule="auto"/>
              <w:ind w:firstLine="0"/>
              <w:jc w:val="center"/>
              <w:rPr/>
            </w:pPr>
            <w:r w:rsidDel="00000000" w:rsidR="00000000" w:rsidRPr="00000000">
              <w:rPr>
                <w:rtl w:val="0"/>
              </w:rPr>
              <w:t xml:space="preserve">-15,660.02</w:t>
            </w:r>
          </w:p>
        </w:tc>
        <w:tc>
          <w:tcPr>
            <w:tcMar>
              <w:left w:w="40.0" w:type="dxa"/>
              <w:right w:w="40.0" w:type="dxa"/>
            </w:tcMar>
            <w:vAlign w:val="bottom"/>
          </w:tcPr>
          <w:p w:rsidR="00000000" w:rsidDel="00000000" w:rsidP="00000000" w:rsidRDefault="00000000" w:rsidRPr="00000000" w14:paraId="00000247">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248">
            <w:pPr>
              <w:pageBreakBefore w:val="0"/>
              <w:spacing w:before="0" w:line="240" w:lineRule="auto"/>
              <w:ind w:firstLine="0"/>
              <w:rPr/>
            </w:pPr>
            <w:r w:rsidDel="00000000" w:rsidR="00000000" w:rsidRPr="00000000">
              <w:rPr>
                <w:rtl w:val="0"/>
              </w:rPr>
              <w:t xml:space="preserve">31388.04491</w:t>
            </w:r>
          </w:p>
        </w:tc>
        <w:tc>
          <w:tcPr>
            <w:tcMar>
              <w:left w:w="40.0" w:type="dxa"/>
              <w:right w:w="40.0" w:type="dxa"/>
            </w:tcMar>
            <w:vAlign w:val="bottom"/>
          </w:tcPr>
          <w:p w:rsidR="00000000" w:rsidDel="00000000" w:rsidP="00000000" w:rsidRDefault="00000000" w:rsidRPr="00000000" w14:paraId="00000249">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4A">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4B">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4C">
            <w:pPr>
              <w:pageBreakBefore w:val="0"/>
              <w:spacing w:before="0" w:line="240" w:lineRule="auto"/>
              <w:ind w:firstLine="0"/>
              <w:jc w:val="center"/>
              <w:rPr/>
            </w:pPr>
            <w:r w:rsidDel="00000000" w:rsidR="00000000" w:rsidRPr="00000000">
              <w:rPr>
                <w:rtl w:val="0"/>
              </w:rPr>
              <w:t xml:space="preserve">-52,796.44</w:t>
            </w:r>
          </w:p>
        </w:tc>
        <w:tc>
          <w:tcPr>
            <w:tcMar>
              <w:left w:w="40.0" w:type="dxa"/>
              <w:right w:w="40.0" w:type="dxa"/>
            </w:tcMar>
            <w:vAlign w:val="bottom"/>
          </w:tcPr>
          <w:p w:rsidR="00000000" w:rsidDel="00000000" w:rsidP="00000000" w:rsidRDefault="00000000" w:rsidRPr="00000000" w14:paraId="0000024D">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24E">
            <w:pPr>
              <w:pageBreakBefore w:val="0"/>
              <w:spacing w:before="0" w:line="240" w:lineRule="auto"/>
              <w:ind w:firstLine="0"/>
              <w:rPr/>
            </w:pPr>
            <w:r w:rsidDel="00000000" w:rsidR="00000000" w:rsidRPr="00000000">
              <w:rPr>
                <w:rtl w:val="0"/>
              </w:rPr>
              <w:t xml:space="preserve">105664.8715</w:t>
            </w:r>
          </w:p>
        </w:tc>
        <w:tc>
          <w:tcPr>
            <w:tcMar>
              <w:left w:w="40.0" w:type="dxa"/>
              <w:right w:w="40.0" w:type="dxa"/>
            </w:tcMar>
            <w:vAlign w:val="bottom"/>
          </w:tcPr>
          <w:p w:rsidR="00000000" w:rsidDel="00000000" w:rsidP="00000000" w:rsidRDefault="00000000" w:rsidRPr="00000000" w14:paraId="0000024F">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50">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51">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52">
            <w:pPr>
              <w:pageBreakBefore w:val="0"/>
              <w:spacing w:before="0" w:line="240" w:lineRule="auto"/>
              <w:ind w:firstLine="0"/>
              <w:jc w:val="center"/>
              <w:rPr/>
            </w:pPr>
            <w:r w:rsidDel="00000000" w:rsidR="00000000" w:rsidRPr="00000000">
              <w:rPr>
                <w:rtl w:val="0"/>
              </w:rPr>
              <w:t xml:space="preserve">-43,986.09</w:t>
            </w:r>
          </w:p>
        </w:tc>
        <w:tc>
          <w:tcPr>
            <w:tcMar>
              <w:left w:w="40.0" w:type="dxa"/>
              <w:right w:w="40.0" w:type="dxa"/>
            </w:tcMar>
            <w:vAlign w:val="bottom"/>
          </w:tcPr>
          <w:p w:rsidR="00000000" w:rsidDel="00000000" w:rsidP="00000000" w:rsidRDefault="00000000" w:rsidRPr="00000000" w14:paraId="00000253">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54">
            <w:pPr>
              <w:pageBreakBefore w:val="0"/>
              <w:spacing w:before="0" w:line="240" w:lineRule="auto"/>
              <w:ind w:firstLine="0"/>
              <w:rPr/>
            </w:pPr>
            <w:r w:rsidDel="00000000" w:rsidR="00000000" w:rsidRPr="00000000">
              <w:rPr>
                <w:rtl w:val="0"/>
              </w:rPr>
              <w:t xml:space="preserve">88042.17934</w:t>
            </w:r>
          </w:p>
        </w:tc>
        <w:tc>
          <w:tcPr>
            <w:tcMar>
              <w:left w:w="40.0" w:type="dxa"/>
              <w:right w:w="40.0" w:type="dxa"/>
            </w:tcMar>
            <w:vAlign w:val="bottom"/>
          </w:tcPr>
          <w:p w:rsidR="00000000" w:rsidDel="00000000" w:rsidP="00000000" w:rsidRDefault="00000000" w:rsidRPr="00000000" w14:paraId="00000255">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56">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57">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58">
            <w:pPr>
              <w:pageBreakBefore w:val="0"/>
              <w:spacing w:before="0" w:line="240" w:lineRule="auto"/>
              <w:ind w:firstLine="0"/>
              <w:jc w:val="center"/>
              <w:rPr/>
            </w:pPr>
            <w:r w:rsidDel="00000000" w:rsidR="00000000" w:rsidRPr="00000000">
              <w:rPr>
                <w:rtl w:val="0"/>
              </w:rPr>
              <w:t xml:space="preserve">-43,474.36</w:t>
            </w:r>
          </w:p>
        </w:tc>
        <w:tc>
          <w:tcPr>
            <w:tcMar>
              <w:left w:w="40.0" w:type="dxa"/>
              <w:right w:w="40.0" w:type="dxa"/>
            </w:tcMar>
            <w:vAlign w:val="bottom"/>
          </w:tcPr>
          <w:p w:rsidR="00000000" w:rsidDel="00000000" w:rsidP="00000000" w:rsidRDefault="00000000" w:rsidRPr="00000000" w14:paraId="00000259">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5A">
            <w:pPr>
              <w:pageBreakBefore w:val="0"/>
              <w:spacing w:before="0" w:line="240" w:lineRule="auto"/>
              <w:ind w:firstLine="0"/>
              <w:rPr/>
            </w:pPr>
            <w:r w:rsidDel="00000000" w:rsidR="00000000" w:rsidRPr="00000000">
              <w:rPr>
                <w:rtl w:val="0"/>
              </w:rPr>
              <w:t xml:space="preserve">87018.7126</w:t>
            </w:r>
          </w:p>
        </w:tc>
        <w:tc>
          <w:tcPr>
            <w:tcMar>
              <w:left w:w="40.0" w:type="dxa"/>
              <w:right w:w="40.0" w:type="dxa"/>
            </w:tcMar>
            <w:vAlign w:val="bottom"/>
          </w:tcPr>
          <w:p w:rsidR="00000000" w:rsidDel="00000000" w:rsidP="00000000" w:rsidRDefault="00000000" w:rsidRPr="00000000" w14:paraId="0000025B">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5C">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Age + Period + Cohort Effects</w:t>
            </w:r>
          </w:p>
        </w:tc>
      </w:tr>
      <w:tr>
        <w:trPr>
          <w:cantSplit w:val="0"/>
          <w:trHeight w:val="320" w:hRule="atLeast"/>
          <w:tblHeader w:val="0"/>
        </w:trPr>
        <w:tc>
          <w:tcPr>
            <w:shd w:fill="666666" w:val="clear"/>
            <w:tcMar>
              <w:left w:w="40.0" w:type="dxa"/>
              <w:right w:w="40.0" w:type="dxa"/>
            </w:tcMar>
            <w:vAlign w:val="bottom"/>
          </w:tcPr>
          <w:p w:rsidR="00000000" w:rsidDel="00000000" w:rsidP="00000000" w:rsidRDefault="00000000" w:rsidRPr="00000000" w14:paraId="00000262">
            <w:pPr>
              <w:pageBreakBefore w:val="0"/>
              <w:spacing w:before="0" w:line="240" w:lineRule="auto"/>
              <w:ind w:firstLine="0"/>
              <w:rPr/>
            </w:pPr>
            <w:r w:rsidDel="00000000" w:rsidR="00000000" w:rsidRPr="00000000">
              <w:rPr>
                <w:b w:val="1"/>
                <w:bCs w:val="1"/>
                <w:color w:val="ffffff"/>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63">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(Null)</w:t>
            </w:r>
          </w:p>
        </w:tc>
        <w:tc>
          <w:tcPr>
            <w:shd w:fill="666666" w:val="clear"/>
            <w:tcMar>
              <w:left w:w="40.0" w:type="dxa"/>
              <w:right w:w="40.0" w:type="dxa"/>
            </w:tcMar>
            <w:vAlign w:val="bottom"/>
          </w:tcPr>
          <w:p w:rsidR="00000000" w:rsidDel="00000000" w:rsidP="00000000" w:rsidRDefault="00000000" w:rsidRPr="00000000" w14:paraId="00000264">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65">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DF</w:t>
            </w:r>
          </w:p>
        </w:tc>
        <w:tc>
          <w:tcPr>
            <w:shd w:fill="666666" w:val="clear"/>
            <w:tcMar>
              <w:left w:w="40.0" w:type="dxa"/>
              <w:right w:w="40.0" w:type="dxa"/>
            </w:tcMar>
            <w:vAlign w:val="bottom"/>
          </w:tcPr>
          <w:p w:rsidR="00000000" w:rsidDel="00000000" w:rsidP="00000000" w:rsidRDefault="00000000" w:rsidRPr="00000000" w14:paraId="00000266">
            <w:pPr>
              <w:pageBreakBefore w:val="0"/>
              <w:spacing w:before="0" w:line="240" w:lineRule="auto"/>
              <w:ind w:firstLine="0"/>
              <w:rPr>
                <w:b w:val="1"/>
                <w:bCs w:val="1"/>
                <w:color w:val="ffffff"/>
              </w:rPr>
            </w:pPr>
            <w:r w:rsidDel="00000000" w:rsidR="00000000" w:rsidRPr="00000000">
              <w:rPr>
                <w:b w:val="1"/>
                <w:bCs w:val="1"/>
                <w:color w:val="ffffff"/>
                <w:rtl w:val="0"/>
              </w:rPr>
              <w:t xml:space="preserve">AIC</w:t>
            </w:r>
          </w:p>
        </w:tc>
        <w:tc>
          <w:tcPr>
            <w:shd w:fill="666666" w:val="clear"/>
            <w:tcMar>
              <w:left w:w="40.0" w:type="dxa"/>
              <w:right w:w="40.0" w:type="dxa"/>
            </w:tcMar>
            <w:vAlign w:val="bottom"/>
          </w:tcPr>
          <w:p w:rsidR="00000000" w:rsidDel="00000000" w:rsidP="00000000" w:rsidRDefault="00000000" w:rsidRPr="00000000" w14:paraId="00000267">
            <w:pPr>
              <w:pageBreakBefore w:val="0"/>
              <w:spacing w:before="0" w:line="240" w:lineRule="auto"/>
              <w:ind w:firstLine="0"/>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68">
            <w:pPr>
              <w:pageBreakBefore w:val="0"/>
              <w:spacing w:before="0" w:line="240" w:lineRule="auto"/>
              <w:ind w:firstLine="0"/>
              <w:rPr/>
            </w:pPr>
            <w:r w:rsidDel="00000000" w:rsidR="00000000" w:rsidRPr="00000000">
              <w:rPr>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69">
            <w:pPr>
              <w:pageBreakBefore w:val="0"/>
              <w:spacing w:before="0" w:line="240" w:lineRule="auto"/>
              <w:ind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6A">
            <w:pPr>
              <w:pageBreakBefore w:val="0"/>
              <w:spacing w:before="0" w:line="240" w:lineRule="auto"/>
              <w:ind w:firstLine="0"/>
              <w:jc w:val="center"/>
              <w:rPr/>
            </w:pPr>
            <w:r w:rsidDel="00000000" w:rsidR="00000000" w:rsidRPr="00000000">
              <w:rPr>
                <w:rtl w:val="0"/>
              </w:rPr>
              <w:t xml:space="preserve">-29,384.71</w:t>
            </w:r>
          </w:p>
        </w:tc>
        <w:tc>
          <w:tcPr>
            <w:tcMar>
              <w:left w:w="40.0" w:type="dxa"/>
              <w:right w:w="40.0" w:type="dxa"/>
            </w:tcMar>
            <w:vAlign w:val="bottom"/>
          </w:tcPr>
          <w:p w:rsidR="00000000" w:rsidDel="00000000" w:rsidP="00000000" w:rsidRDefault="00000000" w:rsidRPr="00000000" w14:paraId="0000026B">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6C">
            <w:pPr>
              <w:pageBreakBefore w:val="0"/>
              <w:spacing w:before="0" w:line="240" w:lineRule="auto"/>
              <w:ind w:firstLine="0"/>
              <w:rPr/>
            </w:pPr>
            <w:r w:rsidDel="00000000" w:rsidR="00000000" w:rsidRPr="00000000">
              <w:rPr>
                <w:rtl w:val="0"/>
              </w:rPr>
              <w:t xml:space="preserve">58847.4225</w:t>
            </w:r>
          </w:p>
        </w:tc>
        <w:tc>
          <w:tcPr>
            <w:tcMar>
              <w:left w:w="40.0" w:type="dxa"/>
              <w:right w:w="40.0" w:type="dxa"/>
            </w:tcMar>
            <w:vAlign w:val="bottom"/>
          </w:tcPr>
          <w:p w:rsidR="00000000" w:rsidDel="00000000" w:rsidP="00000000" w:rsidRDefault="00000000" w:rsidRPr="00000000" w14:paraId="0000026D">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6E">
            <w:pPr>
              <w:pageBreakBefore w:val="0"/>
              <w:spacing w:before="0" w:line="240" w:lineRule="auto"/>
              <w:ind w:firstLine="0"/>
              <w:rPr/>
            </w:pPr>
            <w:r w:rsidDel="00000000" w:rsidR="00000000" w:rsidRPr="00000000">
              <w:rPr>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6F">
            <w:pPr>
              <w:pageBreakBefore w:val="0"/>
              <w:spacing w:before="0" w:line="240" w:lineRule="auto"/>
              <w:ind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70">
            <w:pPr>
              <w:pageBreakBefore w:val="0"/>
              <w:spacing w:before="0" w:line="240" w:lineRule="auto"/>
              <w:ind w:firstLine="0"/>
              <w:jc w:val="center"/>
              <w:rPr/>
            </w:pPr>
            <w:r w:rsidDel="00000000" w:rsidR="00000000" w:rsidRPr="00000000">
              <w:rPr>
                <w:rtl w:val="0"/>
              </w:rPr>
              <w:t xml:space="preserve">-34,584.94</w:t>
            </w:r>
          </w:p>
        </w:tc>
        <w:tc>
          <w:tcPr>
            <w:tcMar>
              <w:left w:w="40.0" w:type="dxa"/>
              <w:right w:w="40.0" w:type="dxa"/>
            </w:tcMar>
            <w:vAlign w:val="bottom"/>
          </w:tcPr>
          <w:p w:rsidR="00000000" w:rsidDel="00000000" w:rsidP="00000000" w:rsidRDefault="00000000" w:rsidRPr="00000000" w14:paraId="00000271">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72">
            <w:pPr>
              <w:pageBreakBefore w:val="0"/>
              <w:spacing w:before="0" w:line="240" w:lineRule="auto"/>
              <w:ind w:firstLine="0"/>
              <w:rPr/>
            </w:pPr>
            <w:r w:rsidDel="00000000" w:rsidR="00000000" w:rsidRPr="00000000">
              <w:rPr>
                <w:rtl w:val="0"/>
              </w:rPr>
              <w:t xml:space="preserve">69251.88835</w:t>
            </w:r>
          </w:p>
        </w:tc>
        <w:tc>
          <w:tcPr>
            <w:tcMar>
              <w:left w:w="40.0" w:type="dxa"/>
              <w:right w:w="40.0" w:type="dxa"/>
            </w:tcMar>
            <w:vAlign w:val="bottom"/>
          </w:tcPr>
          <w:p w:rsidR="00000000" w:rsidDel="00000000" w:rsidP="00000000" w:rsidRDefault="00000000" w:rsidRPr="00000000" w14:paraId="00000273">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74">
            <w:pPr>
              <w:pageBreakBefore w:val="0"/>
              <w:spacing w:before="0" w:line="240" w:lineRule="auto"/>
              <w:ind w:firstLine="0"/>
              <w:rPr/>
            </w:pPr>
            <w:r w:rsidDel="00000000" w:rsidR="00000000" w:rsidRPr="00000000">
              <w:rPr>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75">
            <w:pPr>
              <w:pageBreakBefore w:val="0"/>
              <w:spacing w:before="0" w:line="240" w:lineRule="auto"/>
              <w:ind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76">
            <w:pPr>
              <w:pageBreakBefore w:val="0"/>
              <w:spacing w:before="0" w:line="240" w:lineRule="auto"/>
              <w:ind w:firstLine="0"/>
              <w:jc w:val="center"/>
              <w:rPr/>
            </w:pPr>
            <w:r w:rsidDel="00000000" w:rsidR="00000000" w:rsidRPr="00000000">
              <w:rPr>
                <w:rtl w:val="0"/>
              </w:rPr>
              <w:t xml:space="preserve">-12,220.70</w:t>
            </w:r>
          </w:p>
        </w:tc>
        <w:tc>
          <w:tcPr>
            <w:tcMar>
              <w:left w:w="40.0" w:type="dxa"/>
              <w:right w:w="40.0" w:type="dxa"/>
            </w:tcMar>
            <w:vAlign w:val="bottom"/>
          </w:tcPr>
          <w:p w:rsidR="00000000" w:rsidDel="00000000" w:rsidP="00000000" w:rsidRDefault="00000000" w:rsidRPr="00000000" w14:paraId="00000277">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78">
            <w:pPr>
              <w:pageBreakBefore w:val="0"/>
              <w:spacing w:before="0" w:line="240" w:lineRule="auto"/>
              <w:ind w:firstLine="0"/>
              <w:rPr/>
            </w:pPr>
            <w:r w:rsidDel="00000000" w:rsidR="00000000" w:rsidRPr="00000000">
              <w:rPr>
                <w:rtl w:val="0"/>
              </w:rPr>
              <w:t xml:space="preserve">24521.40102</w:t>
            </w:r>
          </w:p>
        </w:tc>
        <w:tc>
          <w:tcPr>
            <w:tcMar>
              <w:left w:w="40.0" w:type="dxa"/>
              <w:right w:w="40.0" w:type="dxa"/>
            </w:tcMar>
            <w:vAlign w:val="bottom"/>
          </w:tcPr>
          <w:p w:rsidR="00000000" w:rsidDel="00000000" w:rsidP="00000000" w:rsidRDefault="00000000" w:rsidRPr="00000000" w14:paraId="00000279">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7A">
            <w:pPr>
              <w:pageBreakBefore w:val="0"/>
              <w:spacing w:before="0" w:line="240" w:lineRule="auto"/>
              <w:ind w:firstLine="0"/>
              <w:rPr/>
            </w:pPr>
            <w:r w:rsidDel="00000000" w:rsidR="00000000" w:rsidRPr="00000000">
              <w:rPr>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7B">
            <w:pPr>
              <w:pageBreakBefore w:val="0"/>
              <w:spacing w:before="0" w:line="240" w:lineRule="auto"/>
              <w:ind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7C">
            <w:pPr>
              <w:pageBreakBefore w:val="0"/>
              <w:spacing w:before="0" w:line="240" w:lineRule="auto"/>
              <w:ind w:firstLine="0"/>
              <w:jc w:val="center"/>
              <w:rPr/>
            </w:pPr>
            <w:r w:rsidDel="00000000" w:rsidR="00000000" w:rsidRPr="00000000">
              <w:rPr>
                <w:rtl w:val="0"/>
              </w:rPr>
              <w:t xml:space="preserve">-44,706.62</w:t>
            </w:r>
          </w:p>
        </w:tc>
        <w:tc>
          <w:tcPr>
            <w:tcMar>
              <w:left w:w="40.0" w:type="dxa"/>
              <w:right w:w="40.0" w:type="dxa"/>
            </w:tcMar>
            <w:vAlign w:val="bottom"/>
          </w:tcPr>
          <w:p w:rsidR="00000000" w:rsidDel="00000000" w:rsidP="00000000" w:rsidRDefault="00000000" w:rsidRPr="00000000" w14:paraId="0000027D">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7E">
            <w:pPr>
              <w:pageBreakBefore w:val="0"/>
              <w:spacing w:before="0" w:line="240" w:lineRule="auto"/>
              <w:ind w:firstLine="0"/>
              <w:rPr/>
            </w:pPr>
            <w:r w:rsidDel="00000000" w:rsidR="00000000" w:rsidRPr="00000000">
              <w:rPr>
                <w:rtl w:val="0"/>
              </w:rPr>
              <w:t xml:space="preserve">89493.24602</w:t>
            </w:r>
          </w:p>
        </w:tc>
        <w:tc>
          <w:tcPr>
            <w:tcMar>
              <w:left w:w="40.0" w:type="dxa"/>
              <w:right w:w="40.0" w:type="dxa"/>
            </w:tcMar>
            <w:vAlign w:val="bottom"/>
          </w:tcPr>
          <w:p w:rsidR="00000000" w:rsidDel="00000000" w:rsidP="00000000" w:rsidRDefault="00000000" w:rsidRPr="00000000" w14:paraId="0000027F">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80">
            <w:pPr>
              <w:pageBreakBefore w:val="0"/>
              <w:spacing w:before="0" w:line="240" w:lineRule="auto"/>
              <w:ind w:firstLine="0"/>
              <w:rPr/>
            </w:pPr>
            <w:r w:rsidDel="00000000" w:rsidR="00000000" w:rsidRPr="00000000">
              <w:rPr>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81">
            <w:pPr>
              <w:pageBreakBefore w:val="0"/>
              <w:spacing w:before="0" w:line="240" w:lineRule="auto"/>
              <w:ind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82">
            <w:pPr>
              <w:pageBreakBefore w:val="0"/>
              <w:spacing w:before="0" w:line="240" w:lineRule="auto"/>
              <w:ind w:firstLine="0"/>
              <w:jc w:val="center"/>
              <w:rPr/>
            </w:pPr>
            <w:r w:rsidDel="00000000" w:rsidR="00000000" w:rsidRPr="00000000">
              <w:rPr>
                <w:rtl w:val="0"/>
              </w:rPr>
              <w:t xml:space="preserve">-15,651.85</w:t>
            </w:r>
          </w:p>
        </w:tc>
        <w:tc>
          <w:tcPr>
            <w:tcMar>
              <w:left w:w="40.0" w:type="dxa"/>
              <w:right w:w="40.0" w:type="dxa"/>
            </w:tcMar>
            <w:vAlign w:val="bottom"/>
          </w:tcPr>
          <w:p w:rsidR="00000000" w:rsidDel="00000000" w:rsidP="00000000" w:rsidRDefault="00000000" w:rsidRPr="00000000" w14:paraId="00000283">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84">
            <w:pPr>
              <w:pageBreakBefore w:val="0"/>
              <w:spacing w:before="0" w:line="240" w:lineRule="auto"/>
              <w:ind w:firstLine="0"/>
              <w:rPr/>
            </w:pPr>
            <w:r w:rsidDel="00000000" w:rsidR="00000000" w:rsidRPr="00000000">
              <w:rPr>
                <w:rtl w:val="0"/>
              </w:rPr>
              <w:t xml:space="preserve">31381.69703</w:t>
            </w:r>
          </w:p>
        </w:tc>
        <w:tc>
          <w:tcPr>
            <w:tcMar>
              <w:left w:w="40.0" w:type="dxa"/>
              <w:right w:w="40.0" w:type="dxa"/>
            </w:tcMar>
            <w:vAlign w:val="bottom"/>
          </w:tcPr>
          <w:p w:rsidR="00000000" w:rsidDel="00000000" w:rsidP="00000000" w:rsidRDefault="00000000" w:rsidRPr="00000000" w14:paraId="00000285">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86">
            <w:pPr>
              <w:pageBreakBefore w:val="0"/>
              <w:spacing w:before="0" w:line="240" w:lineRule="auto"/>
              <w:ind w:firstLine="0"/>
              <w:rPr/>
            </w:pPr>
            <w:r w:rsidDel="00000000" w:rsidR="00000000" w:rsidRPr="00000000">
              <w:rPr>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87">
            <w:pPr>
              <w:pageBreakBefore w:val="0"/>
              <w:spacing w:before="0" w:line="240" w:lineRule="auto"/>
              <w:ind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88">
            <w:pPr>
              <w:pageBreakBefore w:val="0"/>
              <w:spacing w:before="0" w:line="240" w:lineRule="auto"/>
              <w:ind w:firstLine="0"/>
              <w:jc w:val="center"/>
              <w:rPr/>
            </w:pPr>
            <w:r w:rsidDel="00000000" w:rsidR="00000000" w:rsidRPr="00000000">
              <w:rPr>
                <w:rtl w:val="0"/>
              </w:rPr>
              <w:t xml:space="preserve">-52,731.47</w:t>
            </w:r>
          </w:p>
        </w:tc>
        <w:tc>
          <w:tcPr>
            <w:tcMar>
              <w:left w:w="40.0" w:type="dxa"/>
              <w:right w:w="40.0" w:type="dxa"/>
            </w:tcMar>
            <w:vAlign w:val="bottom"/>
          </w:tcPr>
          <w:p w:rsidR="00000000" w:rsidDel="00000000" w:rsidP="00000000" w:rsidRDefault="00000000" w:rsidRPr="00000000" w14:paraId="00000289">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8A">
            <w:pPr>
              <w:pageBreakBefore w:val="0"/>
              <w:spacing w:before="0" w:line="240" w:lineRule="auto"/>
              <w:ind w:firstLine="0"/>
              <w:rPr/>
            </w:pPr>
            <w:r w:rsidDel="00000000" w:rsidR="00000000" w:rsidRPr="00000000">
              <w:rPr>
                <w:rtl w:val="0"/>
              </w:rPr>
              <w:t xml:space="preserve">105544.9364</w:t>
            </w:r>
          </w:p>
        </w:tc>
        <w:tc>
          <w:tcPr>
            <w:tcMar>
              <w:left w:w="40.0" w:type="dxa"/>
              <w:right w:w="40.0" w:type="dxa"/>
            </w:tcMar>
            <w:vAlign w:val="bottom"/>
          </w:tcPr>
          <w:p w:rsidR="00000000" w:rsidDel="00000000" w:rsidP="00000000" w:rsidRDefault="00000000" w:rsidRPr="00000000" w14:paraId="0000028B">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8C">
            <w:pPr>
              <w:pageBreakBefore w:val="0"/>
              <w:spacing w:before="0" w:line="240" w:lineRule="auto"/>
              <w:ind w:firstLine="0"/>
              <w:rPr/>
            </w:pPr>
            <w:r w:rsidDel="00000000" w:rsidR="00000000" w:rsidRPr="00000000">
              <w:rPr>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8D">
            <w:pPr>
              <w:pageBreakBefore w:val="0"/>
              <w:spacing w:before="0" w:line="240" w:lineRule="auto"/>
              <w:ind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8E">
            <w:pPr>
              <w:pageBreakBefore w:val="0"/>
              <w:spacing w:before="0" w:line="240" w:lineRule="auto"/>
              <w:ind w:firstLine="0"/>
              <w:jc w:val="center"/>
              <w:rPr/>
            </w:pPr>
            <w:r w:rsidDel="00000000" w:rsidR="00000000" w:rsidRPr="00000000">
              <w:rPr>
                <w:rtl w:val="0"/>
              </w:rPr>
              <w:t xml:space="preserve">-43,893.02</w:t>
            </w:r>
          </w:p>
        </w:tc>
        <w:tc>
          <w:tcPr>
            <w:tcMar>
              <w:left w:w="40.0" w:type="dxa"/>
              <w:right w:w="40.0" w:type="dxa"/>
            </w:tcMar>
            <w:vAlign w:val="bottom"/>
          </w:tcPr>
          <w:p w:rsidR="00000000" w:rsidDel="00000000" w:rsidP="00000000" w:rsidRDefault="00000000" w:rsidRPr="00000000" w14:paraId="0000028F">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90">
            <w:pPr>
              <w:pageBreakBefore w:val="0"/>
              <w:spacing w:before="0" w:line="240" w:lineRule="auto"/>
              <w:ind w:firstLine="0"/>
              <w:rPr/>
            </w:pPr>
            <w:r w:rsidDel="00000000" w:rsidR="00000000" w:rsidRPr="00000000">
              <w:rPr>
                <w:rtl w:val="0"/>
              </w:rPr>
              <w:t xml:space="preserve">87866.04808</w:t>
            </w:r>
          </w:p>
        </w:tc>
        <w:tc>
          <w:tcPr>
            <w:tcMar>
              <w:left w:w="40.0" w:type="dxa"/>
              <w:right w:w="40.0" w:type="dxa"/>
            </w:tcMar>
            <w:vAlign w:val="bottom"/>
          </w:tcPr>
          <w:p w:rsidR="00000000" w:rsidDel="00000000" w:rsidP="00000000" w:rsidRDefault="00000000" w:rsidRPr="00000000" w14:paraId="00000291">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92">
            <w:pPr>
              <w:pageBreakBefore w:val="0"/>
              <w:spacing w:before="0" w:line="240" w:lineRule="auto"/>
              <w:ind w:firstLine="0"/>
              <w:rPr/>
            </w:pPr>
            <w:r w:rsidDel="00000000" w:rsidR="00000000" w:rsidRPr="00000000">
              <w:rPr>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93">
            <w:pPr>
              <w:pageBreakBefore w:val="0"/>
              <w:spacing w:before="0" w:line="240" w:lineRule="auto"/>
              <w:ind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94">
            <w:pPr>
              <w:pageBreakBefore w:val="0"/>
              <w:spacing w:before="0" w:line="240" w:lineRule="auto"/>
              <w:ind w:firstLine="0"/>
              <w:jc w:val="center"/>
              <w:rPr/>
            </w:pPr>
            <w:r w:rsidDel="00000000" w:rsidR="00000000" w:rsidRPr="00000000">
              <w:rPr>
                <w:rtl w:val="0"/>
              </w:rPr>
              <w:t xml:space="preserve">-43,458.22</w:t>
            </w:r>
          </w:p>
        </w:tc>
        <w:tc>
          <w:tcPr>
            <w:tcMar>
              <w:left w:w="40.0" w:type="dxa"/>
              <w:right w:w="40.0" w:type="dxa"/>
            </w:tcMar>
            <w:vAlign w:val="bottom"/>
          </w:tcPr>
          <w:p w:rsidR="00000000" w:rsidDel="00000000" w:rsidP="00000000" w:rsidRDefault="00000000" w:rsidRPr="00000000" w14:paraId="00000295">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96">
            <w:pPr>
              <w:pageBreakBefore w:val="0"/>
              <w:spacing w:before="0" w:line="240" w:lineRule="auto"/>
              <w:ind w:firstLine="0"/>
              <w:rPr/>
            </w:pPr>
            <w:r w:rsidDel="00000000" w:rsidR="00000000" w:rsidRPr="00000000">
              <w:rPr>
                <w:rtl w:val="0"/>
              </w:rPr>
              <w:t xml:space="preserve">86996.43413</w:t>
            </w:r>
          </w:p>
        </w:tc>
        <w:tc>
          <w:tcPr>
            <w:tcMar>
              <w:left w:w="40.0" w:type="dxa"/>
              <w:right w:w="40.0" w:type="dxa"/>
            </w:tcMar>
            <w:vAlign w:val="bottom"/>
          </w:tcPr>
          <w:p w:rsidR="00000000" w:rsidDel="00000000" w:rsidP="00000000" w:rsidRDefault="00000000" w:rsidRPr="00000000" w14:paraId="00000297">
            <w:pPr>
              <w:pageBreakBefore w:val="0"/>
              <w:spacing w:before="0" w:line="240" w:lineRule="auto"/>
              <w:ind w:firstLine="0"/>
              <w:rPr/>
            </w:pPr>
            <w:r w:rsidDel="00000000" w:rsidR="00000000" w:rsidRPr="00000000">
              <w:rPr>
                <w:rtl w:val="0"/>
              </w:rPr>
              <w:t xml:space="preserve">Hist. Mon.</w:t>
            </w:r>
          </w:p>
        </w:tc>
      </w:tr>
    </w:tbl>
    <w:p w:rsidR="00000000" w:rsidDel="00000000" w:rsidP="00000000" w:rsidRDefault="00000000" w:rsidRPr="00000000" w14:paraId="00000298">
      <w:pPr>
        <w:pageBreakBefore w:val="0"/>
        <w:spacing w:before="0" w:lineRule="auto"/>
        <w:rPr/>
      </w:pPr>
      <w:r w:rsidDel="00000000" w:rsidR="00000000" w:rsidRPr="00000000">
        <w:rPr>
          <w:rtl w:val="0"/>
        </w:rPr>
      </w:r>
    </w:p>
    <w:p w:rsidR="00000000" w:rsidDel="00000000" w:rsidP="00000000" w:rsidRDefault="00000000" w:rsidRPr="00000000" w14:paraId="00000299">
      <w:pPr>
        <w:pStyle w:val="Heading4"/>
        <w:pageBreakBefore w:val="0"/>
        <w:spacing w:before="0" w:line="360" w:lineRule="auto"/>
        <w:rPr/>
      </w:pPr>
      <w:bookmarkStart w:colFirst="0" w:colLast="0" w:name="_4anzqyu" w:id="124"/>
      <w:bookmarkEnd w:id="124"/>
      <w:r w:rsidDel="00000000" w:rsidR="00000000" w:rsidRPr="00000000">
        <w:rPr>
          <w:rtl w:val="0"/>
        </w:rPr>
      </w:r>
    </w:p>
    <w:p w:rsidR="00000000" w:rsidDel="00000000" w:rsidP="00000000" w:rsidRDefault="00000000" w:rsidRPr="00000000" w14:paraId="0000029A">
      <w:pPr>
        <w:pStyle w:val="Heading4"/>
        <w:pageBreakBefore w:val="0"/>
        <w:spacing w:before="0" w:line="360" w:lineRule="auto"/>
        <w:rPr/>
      </w:pPr>
      <w:bookmarkStart w:colFirst="0" w:colLast="0" w:name="_2pta16n" w:id="125"/>
      <w:bookmarkEnd w:id="125"/>
      <w:r w:rsidDel="00000000" w:rsidR="00000000" w:rsidRPr="00000000">
        <w:rPr>
          <w:rtl w:val="0"/>
        </w:rPr>
      </w:r>
    </w:p>
    <w:p w:rsidR="00000000" w:rsidDel="00000000" w:rsidP="00000000" w:rsidRDefault="00000000" w:rsidRPr="00000000" w14:paraId="0000029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9C">
      <w:pPr>
        <w:pageBreakBefore w:val="0"/>
        <w:spacing w:line="240" w:lineRule="auto"/>
        <w:ind w:firstLine="0"/>
        <w:rPr>
          <w:rFonts w:ascii="Arial" w:cs="Arial" w:eastAsia="Arial" w:hAnsi="Arial"/>
          <w:b w:val="1"/>
          <w:bCs w:val="1"/>
          <w:sz w:val="22"/>
          <w:szCs w:val="22"/>
        </w:rPr>
      </w:pPr>
      <w:r w:rsidDel="00000000" w:rsidR="00000000" w:rsidRPr="00000000">
        <w:rPr>
          <w:b w:val="1"/>
          <w:bCs w:val="1"/>
          <w:rtl w:val="0"/>
        </w:rPr>
        <w:t xml:space="preserve">Table 3. Coefficient Estimates of Multilevel Logistic HAPC for All Eight “Core” Participation Activities in the Cumulative SPPA Data File, 1982-2012. </w:t>
      </w:r>
      <w:r w:rsidDel="00000000" w:rsidR="00000000" w:rsidRPr="00000000">
        <w:rPr>
          <w:rtl w:val="0"/>
        </w:rPr>
      </w:r>
    </w:p>
    <w:tbl>
      <w:tblPr>
        <w:tblStyle w:val="Table3"/>
        <w:tblW w:w="12751.999999999998"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008"/>
        <w:gridCol w:w="1008"/>
        <w:gridCol w:w="1008"/>
        <w:gridCol w:w="1008"/>
        <w:gridCol w:w="1008"/>
        <w:gridCol w:w="1008"/>
        <w:gridCol w:w="1008"/>
        <w:gridCol w:w="1008"/>
        <w:gridCol w:w="1008"/>
        <w:gridCol w:w="920"/>
        <w:gridCol w:w="920"/>
        <w:gridCol w:w="920"/>
        <w:gridCol w:w="920"/>
        <w:tblGridChange w:id="0">
          <w:tblGrid>
            <w:gridCol w:w="1008"/>
            <w:gridCol w:w="1008"/>
            <w:gridCol w:w="1008"/>
            <w:gridCol w:w="1008"/>
            <w:gridCol w:w="1008"/>
            <w:gridCol w:w="1008"/>
            <w:gridCol w:w="1008"/>
            <w:gridCol w:w="1008"/>
            <w:gridCol w:w="1008"/>
            <w:gridCol w:w="920"/>
            <w:gridCol w:w="920"/>
            <w:gridCol w:w="920"/>
            <w:gridCol w:w="920"/>
          </w:tblGrid>
        </w:tblGridChange>
      </w:tblGrid>
      <w:tr>
        <w:trPr>
          <w:cantSplit w:val="0"/>
          <w:tblHeader w:val="0"/>
        </w:trPr>
        <w:tc>
          <w:tcPr>
            <w:shd w:fill="999999" w:val="clear"/>
            <w:tcMar>
              <w:top w:w="0.0" w:type="dxa"/>
              <w:left w:w="108.0" w:type="dxa"/>
              <w:bottom w:w="0.0" w:type="dxa"/>
              <w:right w:w="108.0" w:type="dxa"/>
            </w:tcMar>
            <w:vAlign w:val="top"/>
          </w:tcPr>
          <w:p w:rsidR="00000000" w:rsidDel="00000000" w:rsidP="00000000" w:rsidRDefault="00000000" w:rsidRPr="00000000" w14:paraId="0000029D">
            <w:pPr>
              <w:pageBreakBefore w:val="0"/>
              <w:widowControl w:val="1"/>
              <w:spacing w:before="0" w:line="240" w:lineRule="auto"/>
              <w:ind w:firstLine="0"/>
              <w:jc w:val="left"/>
              <w:rPr>
                <w:sz w:val="22"/>
                <w:szCs w:val="22"/>
              </w:rPr>
            </w:pPr>
            <w:r w:rsidDel="00000000" w:rsidR="00000000" w:rsidRPr="00000000">
              <w:rPr>
                <w:rtl w:val="0"/>
              </w:rPr>
            </w:r>
          </w:p>
        </w:tc>
        <w:tc>
          <w:tcPr>
            <w:shd w:fill="999999" w:val="clear"/>
            <w:tcMar>
              <w:top w:w="0.0" w:type="dxa"/>
              <w:left w:w="108.0" w:type="dxa"/>
              <w:bottom w:w="0.0" w:type="dxa"/>
              <w:right w:w="108.0" w:type="dxa"/>
            </w:tcMar>
            <w:vAlign w:val="bottom"/>
          </w:tcPr>
          <w:p w:rsidR="00000000" w:rsidDel="00000000" w:rsidP="00000000" w:rsidRDefault="00000000" w:rsidRPr="00000000" w14:paraId="0000029E">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Hist. </w:t>
            </w:r>
          </w:p>
          <w:p w:rsidR="00000000" w:rsidDel="00000000" w:rsidP="00000000" w:rsidRDefault="00000000" w:rsidRPr="00000000" w14:paraId="0000029F">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Mon.</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0">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Art</w:t>
            </w:r>
          </w:p>
          <w:p w:rsidR="00000000" w:rsidDel="00000000" w:rsidP="00000000" w:rsidRDefault="00000000" w:rsidRPr="00000000" w14:paraId="000002A1">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Fest.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2">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Art</w:t>
            </w:r>
          </w:p>
          <w:p w:rsidR="00000000" w:rsidDel="00000000" w:rsidP="00000000" w:rsidRDefault="00000000" w:rsidRPr="00000000" w14:paraId="000002A3">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Museum</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4">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Musical</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5">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Symph.</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6">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Jazz</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7">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Ballet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8">
            <w:pPr>
              <w:pageBreakBefore w:val="0"/>
              <w:widowControl w:val="1"/>
              <w:spacing w:before="0" w:line="240" w:lineRule="auto"/>
              <w:ind w:firstLine="0"/>
              <w:jc w:val="center"/>
              <w:rPr>
                <w:color w:val="ffffff"/>
                <w:sz w:val="24"/>
                <w:szCs w:val="24"/>
              </w:rPr>
            </w:pPr>
            <w:r w:rsidDel="00000000" w:rsidR="00000000" w:rsidRPr="00000000">
              <w:rPr>
                <w:color w:val="ffffff"/>
                <w:sz w:val="24"/>
                <w:szCs w:val="24"/>
                <w:rtl w:val="0"/>
              </w:rPr>
              <w:t xml:space="preserve">Opera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A9">
            <w:pPr>
              <w:pageBreakBefore w:val="0"/>
              <w:widowControl w:val="1"/>
              <w:spacing w:before="0" w:line="240" w:lineRule="auto"/>
              <w:ind w:firstLine="0"/>
              <w:jc w:val="left"/>
              <w:rPr>
                <w:sz w:val="24"/>
                <w:szCs w:val="24"/>
              </w:rPr>
            </w:pPr>
            <w:r w:rsidDel="00000000" w:rsidR="00000000" w:rsidRPr="00000000">
              <w:rPr>
                <w:sz w:val="24"/>
                <w:szCs w:val="24"/>
                <w:rtl w:val="0"/>
              </w:rPr>
              <w:t xml:space="preserve">Age</w:t>
            </w:r>
          </w:p>
        </w:tc>
        <w:tc>
          <w:tcPr>
            <w:shd w:fill="auto" w:val="clear"/>
            <w:tcMar>
              <w:top w:w="0.0" w:type="dxa"/>
              <w:left w:w="108.0" w:type="dxa"/>
              <w:bottom w:w="0.0" w:type="dxa"/>
              <w:right w:w="108.0" w:type="dxa"/>
            </w:tcMar>
            <w:vAlign w:val="top"/>
          </w:tcPr>
          <w:p w:rsidR="00000000" w:rsidDel="00000000" w:rsidP="00000000" w:rsidRDefault="00000000" w:rsidRPr="00000000" w14:paraId="000002A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(-3.52)</w:t>
            </w:r>
          </w:p>
        </w:tc>
        <w:tc>
          <w:tcPr>
            <w:shd w:fill="auto" w:val="clear"/>
            <w:tcMar>
              <w:top w:w="0.0" w:type="dxa"/>
              <w:left w:w="108.0" w:type="dxa"/>
              <w:bottom w:w="0.0" w:type="dxa"/>
              <w:right w:w="108.0" w:type="dxa"/>
            </w:tcMar>
            <w:vAlign w:val="top"/>
          </w:tcPr>
          <w:p w:rsidR="00000000" w:rsidDel="00000000" w:rsidP="00000000" w:rsidRDefault="00000000" w:rsidRPr="00000000" w14:paraId="000002AB">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(-2.91)</w:t>
            </w:r>
          </w:p>
        </w:tc>
        <w:tc>
          <w:tcPr>
            <w:shd w:fill="auto" w:val="clear"/>
            <w:tcMar>
              <w:top w:w="0.0" w:type="dxa"/>
              <w:left w:w="108.0" w:type="dxa"/>
              <w:bottom w:w="0.0" w:type="dxa"/>
              <w:right w:w="108.0" w:type="dxa"/>
            </w:tcMar>
            <w:vAlign w:val="top"/>
          </w:tcPr>
          <w:p w:rsidR="00000000" w:rsidDel="00000000" w:rsidP="00000000" w:rsidRDefault="00000000" w:rsidRPr="00000000" w14:paraId="000002AC">
            <w:pPr>
              <w:pageBreakBefore w:val="0"/>
              <w:widowControl w:val="1"/>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(-10.22)</w:t>
            </w:r>
          </w:p>
        </w:tc>
        <w:tc>
          <w:tcPr>
            <w:shd w:fill="auto" w:val="clear"/>
            <w:tcMar>
              <w:top w:w="0.0" w:type="dxa"/>
              <w:left w:w="108.0" w:type="dxa"/>
              <w:bottom w:w="0.0" w:type="dxa"/>
              <w:right w:w="108.0" w:type="dxa"/>
            </w:tcMar>
            <w:vAlign w:val="top"/>
          </w:tcPr>
          <w:p w:rsidR="00000000" w:rsidDel="00000000" w:rsidP="00000000" w:rsidRDefault="00000000" w:rsidRPr="00000000" w14:paraId="000002AD">
            <w:pPr>
              <w:pageBreakBefore w:val="0"/>
              <w:widowControl w:val="1"/>
              <w:spacing w:before="0" w:line="240" w:lineRule="auto"/>
              <w:ind w:firstLine="0"/>
              <w:jc w:val="center"/>
              <w:rPr>
                <w:sz w:val="24"/>
                <w:szCs w:val="24"/>
              </w:rPr>
            </w:pPr>
            <w:r w:rsidDel="00000000" w:rsidR="00000000" w:rsidRPr="00000000">
              <w:rPr>
                <w:sz w:val="24"/>
                <w:szCs w:val="24"/>
                <w:rtl w:val="0"/>
              </w:rPr>
              <w:t xml:space="preserve">-0.13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(-10.07)</w:t>
            </w:r>
          </w:p>
        </w:tc>
        <w:tc>
          <w:tcPr>
            <w:shd w:fill="auto" w:val="clear"/>
            <w:tcMar>
              <w:top w:w="0.0" w:type="dxa"/>
              <w:left w:w="108.0" w:type="dxa"/>
              <w:bottom w:w="0.0" w:type="dxa"/>
              <w:right w:w="108.0" w:type="dxa"/>
            </w:tcMar>
            <w:vAlign w:val="top"/>
          </w:tcPr>
          <w:p w:rsidR="00000000" w:rsidDel="00000000" w:rsidP="00000000" w:rsidRDefault="00000000" w:rsidRPr="00000000" w14:paraId="000002AE">
            <w:pPr>
              <w:pageBreakBefore w:val="0"/>
              <w:widowControl w:val="1"/>
              <w:spacing w:before="0" w:line="240" w:lineRule="auto"/>
              <w:ind w:firstLine="0"/>
              <w:jc w:val="center"/>
              <w:rPr>
                <w:sz w:val="24"/>
                <w:szCs w:val="24"/>
              </w:rPr>
            </w:pPr>
            <w:r w:rsidDel="00000000" w:rsidR="00000000" w:rsidRPr="00000000">
              <w:rPr>
                <w:sz w:val="24"/>
                <w:szCs w:val="24"/>
                <w:rtl w:val="0"/>
              </w:rPr>
              <w:t xml:space="preserve">-0.18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(-11.30)</w:t>
            </w:r>
          </w:p>
        </w:tc>
        <w:tc>
          <w:tcPr>
            <w:shd w:fill="auto" w:val="clear"/>
            <w:tcMar>
              <w:top w:w="0.0" w:type="dxa"/>
              <w:left w:w="108.0" w:type="dxa"/>
              <w:bottom w:w="0.0" w:type="dxa"/>
              <w:right w:w="108.0" w:type="dxa"/>
            </w:tcMar>
            <w:vAlign w:val="top"/>
          </w:tcPr>
          <w:p w:rsidR="00000000" w:rsidDel="00000000" w:rsidP="00000000" w:rsidRDefault="00000000" w:rsidRPr="00000000" w14:paraId="000002AF">
            <w:pPr>
              <w:pageBreakBefore w:val="0"/>
              <w:widowControl w:val="1"/>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(-13.10)</w:t>
            </w:r>
          </w:p>
        </w:tc>
        <w:tc>
          <w:tcPr>
            <w:shd w:fill="auto" w:val="clear"/>
            <w:tcMar>
              <w:top w:w="0.0" w:type="dxa"/>
              <w:left w:w="108.0" w:type="dxa"/>
              <w:bottom w:w="0.0" w:type="dxa"/>
              <w:right w:w="108.0" w:type="dxa"/>
            </w:tcMar>
            <w:vAlign w:val="top"/>
          </w:tcPr>
          <w:p w:rsidR="00000000" w:rsidDel="00000000" w:rsidP="00000000" w:rsidRDefault="00000000" w:rsidRPr="00000000" w14:paraId="000002B0">
            <w:pPr>
              <w:pageBreakBefore w:val="0"/>
              <w:widowControl w:val="1"/>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(-4.82)</w:t>
            </w:r>
          </w:p>
        </w:tc>
        <w:tc>
          <w:tcPr>
            <w:shd w:fill="auto" w:val="clear"/>
            <w:tcMar>
              <w:top w:w="0.0" w:type="dxa"/>
              <w:left w:w="108.0" w:type="dxa"/>
              <w:bottom w:w="0.0" w:type="dxa"/>
              <w:right w:w="108.0" w:type="dxa"/>
            </w:tcMar>
            <w:vAlign w:val="top"/>
          </w:tcPr>
          <w:p w:rsidR="00000000" w:rsidDel="00000000" w:rsidP="00000000" w:rsidRDefault="00000000" w:rsidRPr="00000000" w14:paraId="000002B1">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(-5.64)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2">
            <w:pPr>
              <w:pageBreakBefore w:val="0"/>
              <w:widowControl w:val="1"/>
              <w:spacing w:before="0" w:line="240" w:lineRule="auto"/>
              <w:ind w:firstLine="0"/>
              <w:jc w:val="left"/>
              <w:rPr>
                <w:sz w:val="24"/>
                <w:szCs w:val="24"/>
                <w:vertAlign w:val="superscript"/>
              </w:rPr>
            </w:pPr>
            <w:r w:rsidDel="00000000" w:rsidR="00000000" w:rsidRPr="00000000">
              <w:rPr>
                <w:sz w:val="24"/>
                <w:szCs w:val="24"/>
                <w:rtl w:val="0"/>
              </w:rPr>
              <w:t xml:space="preserve">Age</w:t>
            </w:r>
            <w:r w:rsidDel="00000000" w:rsidR="00000000" w:rsidRPr="00000000">
              <w:rPr>
                <w:sz w:val="24"/>
                <w:szCs w:val="24"/>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2B3">
            <w:pPr>
              <w:pageBreakBefore w:val="0"/>
              <w:widowControl w:val="1"/>
              <w:spacing w:before="0" w:line="240" w:lineRule="auto"/>
              <w:ind w:firstLine="0"/>
              <w:jc w:val="center"/>
              <w:rPr>
                <w:sz w:val="24"/>
                <w:szCs w:val="24"/>
              </w:rPr>
            </w:pPr>
            <w:r w:rsidDel="00000000" w:rsidR="00000000" w:rsidRPr="00000000">
              <w:rPr>
                <w:sz w:val="24"/>
                <w:szCs w:val="24"/>
                <w:rtl w:val="0"/>
              </w:rPr>
              <w:t xml:space="preserve">0.14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(4.72)</w:t>
            </w:r>
          </w:p>
        </w:tc>
        <w:tc>
          <w:tcPr>
            <w:shd w:fill="auto" w:val="clear"/>
            <w:tcMar>
              <w:top w:w="0.0" w:type="dxa"/>
              <w:left w:w="108.0" w:type="dxa"/>
              <w:bottom w:w="0.0" w:type="dxa"/>
              <w:right w:w="108.0" w:type="dxa"/>
            </w:tcMar>
            <w:vAlign w:val="top"/>
          </w:tcPr>
          <w:p w:rsidR="00000000" w:rsidDel="00000000" w:rsidP="00000000" w:rsidRDefault="00000000" w:rsidRPr="00000000" w14:paraId="000002B4">
            <w:pPr>
              <w:pageBreakBefore w:val="0"/>
              <w:widowControl w:val="1"/>
              <w:spacing w:before="0" w:line="240" w:lineRule="auto"/>
              <w:ind w:firstLine="0"/>
              <w:jc w:val="center"/>
              <w:rPr>
                <w:sz w:val="24"/>
                <w:szCs w:val="24"/>
              </w:rPr>
            </w:pPr>
            <w:r w:rsidDel="00000000" w:rsidR="00000000" w:rsidRPr="00000000">
              <w:rPr>
                <w:sz w:val="24"/>
                <w:szCs w:val="24"/>
                <w:rtl w:val="0"/>
              </w:rPr>
              <w:t xml:space="preserve">0.11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(3.96)</w:t>
            </w:r>
          </w:p>
        </w:tc>
        <w:tc>
          <w:tcPr>
            <w:shd w:fill="auto" w:val="clear"/>
            <w:tcMar>
              <w:top w:w="0.0" w:type="dxa"/>
              <w:left w:w="108.0" w:type="dxa"/>
              <w:bottom w:w="0.0" w:type="dxa"/>
              <w:right w:w="108.0" w:type="dxa"/>
            </w:tcMar>
            <w:vAlign w:val="top"/>
          </w:tcPr>
          <w:p w:rsidR="00000000" w:rsidDel="00000000" w:rsidP="00000000" w:rsidRDefault="00000000" w:rsidRPr="00000000" w14:paraId="000002B5">
            <w:pPr>
              <w:pageBreakBefore w:val="0"/>
              <w:widowControl w:val="1"/>
              <w:spacing w:before="0" w:line="240" w:lineRule="auto"/>
              <w:ind w:firstLine="0"/>
              <w:jc w:val="center"/>
              <w:rPr>
                <w:sz w:val="24"/>
                <w:szCs w:val="24"/>
              </w:rPr>
            </w:pPr>
            <w:r w:rsidDel="00000000" w:rsidR="00000000" w:rsidRPr="00000000">
              <w:rPr>
                <w:sz w:val="24"/>
                <w:szCs w:val="24"/>
                <w:rtl w:val="0"/>
              </w:rPr>
              <w:t xml:space="preserve">0.25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(10.20)</w:t>
            </w:r>
          </w:p>
        </w:tc>
        <w:tc>
          <w:tcPr>
            <w:shd w:fill="auto" w:val="clear"/>
            <w:tcMar>
              <w:top w:w="0.0" w:type="dxa"/>
              <w:left w:w="108.0" w:type="dxa"/>
              <w:bottom w:w="0.0" w:type="dxa"/>
              <w:right w:w="108.0" w:type="dxa"/>
            </w:tcMar>
            <w:vAlign w:val="top"/>
          </w:tcPr>
          <w:p w:rsidR="00000000" w:rsidDel="00000000" w:rsidP="00000000" w:rsidRDefault="00000000" w:rsidRPr="00000000" w14:paraId="000002B6">
            <w:pPr>
              <w:pageBreakBefore w:val="0"/>
              <w:widowControl w:val="1"/>
              <w:spacing w:before="0" w:line="240" w:lineRule="auto"/>
              <w:ind w:firstLine="0"/>
              <w:jc w:val="center"/>
              <w:rPr>
                <w:sz w:val="24"/>
                <w:szCs w:val="24"/>
              </w:rPr>
            </w:pPr>
            <w:r w:rsidDel="00000000" w:rsidR="00000000" w:rsidRPr="00000000">
              <w:rPr>
                <w:sz w:val="24"/>
                <w:szCs w:val="24"/>
                <w:rtl w:val="0"/>
              </w:rPr>
              <w:t xml:space="preserve">0.32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(11.50)</w:t>
            </w:r>
          </w:p>
        </w:tc>
        <w:tc>
          <w:tcPr>
            <w:shd w:fill="auto" w:val="clear"/>
            <w:tcMar>
              <w:top w:w="0.0" w:type="dxa"/>
              <w:left w:w="108.0" w:type="dxa"/>
              <w:bottom w:w="0.0" w:type="dxa"/>
              <w:right w:w="108.0" w:type="dxa"/>
            </w:tcMar>
            <w:vAlign w:val="top"/>
          </w:tcPr>
          <w:p w:rsidR="00000000" w:rsidDel="00000000" w:rsidP="00000000" w:rsidRDefault="00000000" w:rsidRPr="00000000" w14:paraId="000002B7">
            <w:pPr>
              <w:pageBreakBefore w:val="0"/>
              <w:widowControl w:val="1"/>
              <w:spacing w:before="0" w:line="240" w:lineRule="auto"/>
              <w:ind w:firstLine="0"/>
              <w:jc w:val="center"/>
              <w:rPr>
                <w:sz w:val="24"/>
                <w:szCs w:val="24"/>
              </w:rPr>
            </w:pPr>
            <w:r w:rsidDel="00000000" w:rsidR="00000000" w:rsidRPr="00000000">
              <w:rPr>
                <w:sz w:val="24"/>
                <w:szCs w:val="24"/>
                <w:rtl w:val="0"/>
              </w:rPr>
              <w:t xml:space="preserve">0.38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(11.43)</w:t>
            </w:r>
          </w:p>
        </w:tc>
        <w:tc>
          <w:tcPr>
            <w:shd w:fill="auto" w:val="clear"/>
            <w:tcMar>
              <w:top w:w="0.0" w:type="dxa"/>
              <w:left w:w="108.0" w:type="dxa"/>
              <w:bottom w:w="0.0" w:type="dxa"/>
              <w:right w:w="108.0" w:type="dxa"/>
            </w:tcMar>
            <w:vAlign w:val="top"/>
          </w:tcPr>
          <w:p w:rsidR="00000000" w:rsidDel="00000000" w:rsidP="00000000" w:rsidRDefault="00000000" w:rsidRPr="00000000" w14:paraId="000002B8">
            <w:pPr>
              <w:pageBreakBefore w:val="0"/>
              <w:widowControl w:val="1"/>
              <w:spacing w:before="0" w:line="240" w:lineRule="auto"/>
              <w:ind w:firstLine="0"/>
              <w:jc w:val="center"/>
              <w:rPr>
                <w:sz w:val="24"/>
                <w:szCs w:val="24"/>
              </w:rPr>
            </w:pPr>
            <w:r w:rsidDel="00000000" w:rsidR="00000000" w:rsidRPr="00000000">
              <w:rPr>
                <w:sz w:val="24"/>
                <w:szCs w:val="24"/>
                <w:rtl w:val="0"/>
              </w:rPr>
              <w:t xml:space="preserve">0.40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(10.94)</w:t>
            </w:r>
          </w:p>
        </w:tc>
        <w:tc>
          <w:tcPr>
            <w:shd w:fill="auto" w:val="clear"/>
            <w:tcMar>
              <w:top w:w="0.0" w:type="dxa"/>
              <w:left w:w="108.0" w:type="dxa"/>
              <w:bottom w:w="0.0" w:type="dxa"/>
              <w:right w:w="108.0" w:type="dxa"/>
            </w:tcMar>
            <w:vAlign w:val="top"/>
          </w:tcPr>
          <w:p w:rsidR="00000000" w:rsidDel="00000000" w:rsidP="00000000" w:rsidRDefault="00000000" w:rsidRPr="00000000" w14:paraId="000002B9">
            <w:pPr>
              <w:pageBreakBefore w:val="0"/>
              <w:widowControl w:val="1"/>
              <w:spacing w:before="0" w:line="240" w:lineRule="auto"/>
              <w:ind w:firstLine="0"/>
              <w:jc w:val="center"/>
              <w:rPr>
                <w:sz w:val="24"/>
                <w:szCs w:val="24"/>
              </w:rPr>
            </w:pPr>
            <w:r w:rsidDel="00000000" w:rsidR="00000000" w:rsidRPr="00000000">
              <w:rPr>
                <w:sz w:val="24"/>
                <w:szCs w:val="24"/>
                <w:rtl w:val="0"/>
              </w:rPr>
              <w:t xml:space="preserve">0.27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(5.09)</w:t>
            </w:r>
          </w:p>
        </w:tc>
        <w:tc>
          <w:tcPr>
            <w:shd w:fill="auto" w:val="clear"/>
            <w:tcMar>
              <w:top w:w="0.0" w:type="dxa"/>
              <w:left w:w="108.0" w:type="dxa"/>
              <w:bottom w:w="0.0" w:type="dxa"/>
              <w:right w:w="108.0" w:type="dxa"/>
            </w:tcMar>
            <w:vAlign w:val="top"/>
          </w:tcPr>
          <w:p w:rsidR="00000000" w:rsidDel="00000000" w:rsidP="00000000" w:rsidRDefault="00000000" w:rsidRPr="00000000" w14:paraId="000002BA">
            <w:pPr>
              <w:pageBreakBefore w:val="0"/>
              <w:widowControl w:val="1"/>
              <w:spacing w:before="0" w:line="240" w:lineRule="auto"/>
              <w:ind w:firstLine="0"/>
              <w:jc w:val="center"/>
              <w:rPr>
                <w:sz w:val="24"/>
                <w:szCs w:val="24"/>
              </w:rPr>
            </w:pPr>
            <w:r w:rsidDel="00000000" w:rsidR="00000000" w:rsidRPr="00000000">
              <w:rPr>
                <w:sz w:val="24"/>
                <w:szCs w:val="24"/>
                <w:rtl w:val="0"/>
              </w:rPr>
              <w:t xml:space="preserve">0.40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B">
            <w:pPr>
              <w:pageBreakBefore w:val="0"/>
              <w:widowControl w:val="1"/>
              <w:spacing w:before="0" w:line="240" w:lineRule="auto"/>
              <w:ind w:firstLine="0"/>
              <w:jc w:val="left"/>
              <w:rPr>
                <w:sz w:val="24"/>
                <w:szCs w:val="24"/>
                <w:vertAlign w:val="superscript"/>
              </w:rPr>
            </w:pPr>
            <w:r w:rsidDel="00000000" w:rsidR="00000000" w:rsidRPr="00000000">
              <w:rPr>
                <w:sz w:val="24"/>
                <w:szCs w:val="24"/>
                <w:rtl w:val="0"/>
              </w:rPr>
              <w:t xml:space="preserve">Age</w:t>
            </w:r>
            <w:r w:rsidDel="00000000" w:rsidR="00000000" w:rsidRPr="00000000">
              <w:rPr>
                <w:sz w:val="24"/>
                <w:szCs w:val="24"/>
                <w:vertAlign w:val="superscript"/>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2BC">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(-6.45)</w:t>
            </w:r>
          </w:p>
        </w:tc>
        <w:tc>
          <w:tcPr>
            <w:shd w:fill="auto" w:val="clear"/>
            <w:tcMar>
              <w:top w:w="0.0" w:type="dxa"/>
              <w:left w:w="108.0" w:type="dxa"/>
              <w:bottom w:w="0.0" w:type="dxa"/>
              <w:right w:w="108.0" w:type="dxa"/>
            </w:tcMar>
            <w:vAlign w:val="top"/>
          </w:tcPr>
          <w:p w:rsidR="00000000" w:rsidDel="00000000" w:rsidP="00000000" w:rsidRDefault="00000000" w:rsidRPr="00000000" w14:paraId="000002BD">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(-5.55)</w:t>
            </w:r>
          </w:p>
        </w:tc>
        <w:tc>
          <w:tcPr>
            <w:shd w:fill="auto" w:val="clear"/>
            <w:tcMar>
              <w:top w:w="0.0" w:type="dxa"/>
              <w:left w:w="108.0" w:type="dxa"/>
              <w:bottom w:w="0.0" w:type="dxa"/>
              <w:right w:w="108.0" w:type="dxa"/>
            </w:tcMar>
            <w:vAlign w:val="top"/>
          </w:tcPr>
          <w:p w:rsidR="00000000" w:rsidDel="00000000" w:rsidP="00000000" w:rsidRDefault="00000000" w:rsidRPr="00000000" w14:paraId="000002BE">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2B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(-12.79)</w:t>
            </w:r>
          </w:p>
        </w:tc>
        <w:tc>
          <w:tcPr>
            <w:shd w:fill="auto" w:val="clear"/>
            <w:tcMar>
              <w:top w:w="0.0" w:type="dxa"/>
              <w:left w:w="108.0" w:type="dxa"/>
              <w:bottom w:w="0.0" w:type="dxa"/>
              <w:right w:w="108.0" w:type="dxa"/>
            </w:tcMar>
            <w:vAlign w:val="top"/>
          </w:tcPr>
          <w:p w:rsidR="00000000" w:rsidDel="00000000" w:rsidP="00000000" w:rsidRDefault="00000000" w:rsidRPr="00000000" w14:paraId="000002C0">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(-11.17)</w:t>
            </w:r>
          </w:p>
        </w:tc>
        <w:tc>
          <w:tcPr>
            <w:shd w:fill="auto" w:val="clear"/>
            <w:tcMar>
              <w:top w:w="0.0" w:type="dxa"/>
              <w:left w:w="108.0" w:type="dxa"/>
              <w:bottom w:w="0.0" w:type="dxa"/>
              <w:right w:w="108.0" w:type="dxa"/>
            </w:tcMar>
            <w:vAlign w:val="top"/>
          </w:tcPr>
          <w:p w:rsidR="00000000" w:rsidDel="00000000" w:rsidP="00000000" w:rsidRDefault="00000000" w:rsidRPr="00000000" w14:paraId="000002C1">
            <w:pPr>
              <w:pageBreakBefore w:val="0"/>
              <w:widowControl w:val="1"/>
              <w:spacing w:before="0" w:line="240" w:lineRule="auto"/>
              <w:ind w:firstLine="0"/>
              <w:jc w:val="center"/>
              <w:rPr>
                <w:sz w:val="24"/>
                <w:szCs w:val="24"/>
              </w:rPr>
            </w:pPr>
            <w:r w:rsidDel="00000000" w:rsidR="00000000" w:rsidRPr="00000000">
              <w:rPr>
                <w:sz w:val="24"/>
                <w:szCs w:val="24"/>
                <w:rtl w:val="0"/>
              </w:rPr>
              <w:t xml:space="preserve">-0.03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(-10.00)</w:t>
            </w:r>
          </w:p>
        </w:tc>
        <w:tc>
          <w:tcPr>
            <w:shd w:fill="auto" w:val="clear"/>
            <w:tcMar>
              <w:top w:w="0.0" w:type="dxa"/>
              <w:left w:w="108.0" w:type="dxa"/>
              <w:bottom w:w="0.0" w:type="dxa"/>
              <w:right w:w="108.0" w:type="dxa"/>
            </w:tcMar>
            <w:vAlign w:val="top"/>
          </w:tcPr>
          <w:p w:rsidR="00000000" w:rsidDel="00000000" w:rsidP="00000000" w:rsidRDefault="00000000" w:rsidRPr="00000000" w14:paraId="000002C2">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(-5.46)</w:t>
            </w:r>
          </w:p>
        </w:tc>
        <w:tc>
          <w:tcPr>
            <w:shd w:fill="auto" w:val="clear"/>
            <w:tcMar>
              <w:top w:w="0.0" w:type="dxa"/>
              <w:left w:w="108.0" w:type="dxa"/>
              <w:bottom w:w="0.0" w:type="dxa"/>
              <w:right w:w="108.0" w:type="dxa"/>
            </w:tcMar>
            <w:vAlign w:val="top"/>
          </w:tcPr>
          <w:p w:rsidR="00000000" w:rsidDel="00000000" w:rsidP="00000000" w:rsidRDefault="00000000" w:rsidRPr="00000000" w14:paraId="000002C3">
            <w:pPr>
              <w:pageBreakBefore w:val="0"/>
              <w:widowControl w:val="1"/>
              <w:spacing w:before="0" w:line="240" w:lineRule="auto"/>
              <w:ind w:firstLine="0"/>
              <w:jc w:val="center"/>
              <w:rPr>
                <w:sz w:val="24"/>
                <w:szCs w:val="24"/>
              </w:rPr>
            </w:pPr>
            <w:r w:rsidDel="00000000" w:rsidR="00000000" w:rsidRPr="00000000">
              <w:rPr>
                <w:sz w:val="24"/>
                <w:szCs w:val="24"/>
                <w:rtl w:val="0"/>
              </w:rPr>
              <w:t xml:space="preserve">-0.03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4">
            <w:pPr>
              <w:pageBreakBefore w:val="0"/>
              <w:widowControl w:val="1"/>
              <w:spacing w:before="0" w:line="240" w:lineRule="auto"/>
              <w:ind w:firstLine="0"/>
              <w:jc w:val="left"/>
              <w:rPr>
                <w:sz w:val="24"/>
                <w:szCs w:val="24"/>
              </w:rPr>
            </w:pPr>
            <w:r w:rsidDel="00000000" w:rsidR="00000000" w:rsidRPr="00000000">
              <w:rPr>
                <w:sz w:val="24"/>
                <w:szCs w:val="24"/>
                <w:rtl w:val="0"/>
              </w:rPr>
              <w:t xml:space="preserve">Woman</w:t>
            </w:r>
          </w:p>
        </w:tc>
        <w:tc>
          <w:tcPr>
            <w:shd w:fill="auto" w:val="clear"/>
            <w:tcMar>
              <w:top w:w="0.0" w:type="dxa"/>
              <w:left w:w="108.0" w:type="dxa"/>
              <w:bottom w:w="0.0" w:type="dxa"/>
              <w:right w:w="108.0" w:type="dxa"/>
            </w:tcMar>
            <w:vAlign w:val="top"/>
          </w:tcPr>
          <w:p w:rsidR="00000000" w:rsidDel="00000000" w:rsidP="00000000" w:rsidRDefault="00000000" w:rsidRPr="00000000" w14:paraId="000002C5">
            <w:pPr>
              <w:pageBreakBefore w:val="0"/>
              <w:widowControl w:val="1"/>
              <w:spacing w:before="0" w:line="240" w:lineRule="auto"/>
              <w:ind w:firstLine="0"/>
              <w:jc w:val="center"/>
              <w:rPr>
                <w:sz w:val="24"/>
                <w:szCs w:val="24"/>
              </w:rPr>
            </w:pPr>
            <w:r w:rsidDel="00000000" w:rsidR="00000000" w:rsidRPr="00000000">
              <w:rPr>
                <w:sz w:val="24"/>
                <w:szCs w:val="24"/>
                <w:rtl w:val="0"/>
              </w:rPr>
              <w:t xml:space="preserve">0.11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(6.36)</w:t>
            </w:r>
          </w:p>
        </w:tc>
        <w:tc>
          <w:tcPr>
            <w:shd w:fill="auto" w:val="clear"/>
            <w:tcMar>
              <w:top w:w="0.0" w:type="dxa"/>
              <w:left w:w="108.0" w:type="dxa"/>
              <w:bottom w:w="0.0" w:type="dxa"/>
              <w:right w:w="108.0" w:type="dxa"/>
            </w:tcMar>
            <w:vAlign w:val="top"/>
          </w:tcPr>
          <w:p w:rsidR="00000000" w:rsidDel="00000000" w:rsidP="00000000" w:rsidRDefault="00000000" w:rsidRPr="00000000" w14:paraId="000002C6">
            <w:pPr>
              <w:pageBreakBefore w:val="0"/>
              <w:widowControl w:val="1"/>
              <w:spacing w:before="0" w:line="240" w:lineRule="auto"/>
              <w:ind w:firstLine="0"/>
              <w:jc w:val="center"/>
              <w:rPr>
                <w:sz w:val="24"/>
                <w:szCs w:val="24"/>
              </w:rPr>
            </w:pPr>
            <w:r w:rsidDel="00000000" w:rsidR="00000000" w:rsidRPr="00000000">
              <w:rPr>
                <w:sz w:val="24"/>
                <w:szCs w:val="24"/>
                <w:rtl w:val="0"/>
              </w:rPr>
              <w:t xml:space="preserve">0.60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(35.08)</w:t>
            </w:r>
          </w:p>
        </w:tc>
        <w:tc>
          <w:tcPr>
            <w:shd w:fill="auto" w:val="clear"/>
            <w:tcMar>
              <w:top w:w="0.0" w:type="dxa"/>
              <w:left w:w="108.0" w:type="dxa"/>
              <w:bottom w:w="0.0" w:type="dxa"/>
              <w:right w:w="108.0" w:type="dxa"/>
            </w:tcMar>
            <w:vAlign w:val="top"/>
          </w:tcPr>
          <w:p w:rsidR="00000000" w:rsidDel="00000000" w:rsidP="00000000" w:rsidRDefault="00000000" w:rsidRPr="00000000" w14:paraId="000002C7">
            <w:pPr>
              <w:pageBreakBefore w:val="0"/>
              <w:widowControl w:val="1"/>
              <w:spacing w:before="0" w:line="240" w:lineRule="auto"/>
              <w:ind w:firstLine="0"/>
              <w:jc w:val="center"/>
              <w:rPr>
                <w:sz w:val="24"/>
                <w:szCs w:val="24"/>
              </w:rPr>
            </w:pPr>
            <w:r w:rsidDel="00000000" w:rsidR="00000000" w:rsidRPr="00000000">
              <w:rPr>
                <w:sz w:val="24"/>
                <w:szCs w:val="24"/>
                <w:rtl w:val="0"/>
              </w:rPr>
              <w:t xml:space="preserve">0.26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(16.29)</w:t>
            </w:r>
          </w:p>
        </w:tc>
        <w:tc>
          <w:tcPr>
            <w:shd w:fill="auto" w:val="clear"/>
            <w:tcMar>
              <w:top w:w="0.0" w:type="dxa"/>
              <w:left w:w="108.0" w:type="dxa"/>
              <w:bottom w:w="0.0" w:type="dxa"/>
              <w:right w:w="108.0" w:type="dxa"/>
            </w:tcMar>
            <w:vAlign w:val="top"/>
          </w:tcPr>
          <w:p w:rsidR="00000000" w:rsidDel="00000000" w:rsidP="00000000" w:rsidRDefault="00000000" w:rsidRPr="00000000" w14:paraId="000002C8">
            <w:pPr>
              <w:pageBreakBefore w:val="0"/>
              <w:widowControl w:val="1"/>
              <w:spacing w:before="0" w:line="240" w:lineRule="auto"/>
              <w:ind w:firstLine="0"/>
              <w:jc w:val="center"/>
              <w:rPr>
                <w:sz w:val="24"/>
                <w:szCs w:val="24"/>
              </w:rPr>
            </w:pPr>
            <w:r w:rsidDel="00000000" w:rsidR="00000000" w:rsidRPr="00000000">
              <w:rPr>
                <w:sz w:val="24"/>
                <w:szCs w:val="24"/>
                <w:rtl w:val="0"/>
              </w:rPr>
              <w:t xml:space="preserve">0.45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(24.97)</w:t>
            </w:r>
          </w:p>
        </w:tc>
        <w:tc>
          <w:tcPr>
            <w:shd w:fill="auto" w:val="clear"/>
            <w:tcMar>
              <w:top w:w="0.0" w:type="dxa"/>
              <w:left w:w="108.0" w:type="dxa"/>
              <w:bottom w:w="0.0" w:type="dxa"/>
              <w:right w:w="108.0" w:type="dxa"/>
            </w:tcMar>
            <w:vAlign w:val="top"/>
          </w:tcPr>
          <w:p w:rsidR="00000000" w:rsidDel="00000000" w:rsidP="00000000" w:rsidRDefault="00000000" w:rsidRPr="00000000" w14:paraId="000002C9">
            <w:pPr>
              <w:pageBreakBefore w:val="0"/>
              <w:widowControl w:val="1"/>
              <w:spacing w:before="0" w:line="240" w:lineRule="auto"/>
              <w:ind w:firstLine="0"/>
              <w:jc w:val="center"/>
              <w:rPr>
                <w:sz w:val="24"/>
                <w:szCs w:val="24"/>
              </w:rPr>
            </w:pPr>
            <w:r w:rsidDel="00000000" w:rsidR="00000000" w:rsidRPr="00000000">
              <w:rPr>
                <w:sz w:val="24"/>
                <w:szCs w:val="24"/>
                <w:rtl w:val="0"/>
              </w:rPr>
              <w:t xml:space="preserve">0.37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(17.43)</w:t>
            </w:r>
          </w:p>
        </w:tc>
        <w:tc>
          <w:tcPr>
            <w:shd w:fill="auto" w:val="clear"/>
            <w:tcMar>
              <w:top w:w="0.0" w:type="dxa"/>
              <w:left w:w="108.0" w:type="dxa"/>
              <w:bottom w:w="0.0" w:type="dxa"/>
              <w:right w:w="108.0" w:type="dxa"/>
            </w:tcMar>
            <w:vAlign w:val="top"/>
          </w:tcPr>
          <w:p w:rsidR="00000000" w:rsidDel="00000000" w:rsidP="00000000" w:rsidRDefault="00000000" w:rsidRPr="00000000" w14:paraId="000002C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br w:type="textWrapping"/>
              <w:t xml:space="preserve">(0.85)</w:t>
            </w:r>
          </w:p>
        </w:tc>
        <w:tc>
          <w:tcPr>
            <w:shd w:fill="auto" w:val="clear"/>
            <w:tcMar>
              <w:top w:w="0.0" w:type="dxa"/>
              <w:left w:w="108.0" w:type="dxa"/>
              <w:bottom w:w="0.0" w:type="dxa"/>
              <w:right w:w="108.0" w:type="dxa"/>
            </w:tcMar>
            <w:vAlign w:val="top"/>
          </w:tcPr>
          <w:p w:rsidR="00000000" w:rsidDel="00000000" w:rsidP="00000000" w:rsidRDefault="00000000" w:rsidRPr="00000000" w14:paraId="000002CB">
            <w:pPr>
              <w:pageBreakBefore w:val="0"/>
              <w:widowControl w:val="1"/>
              <w:spacing w:before="0" w:line="240" w:lineRule="auto"/>
              <w:ind w:firstLine="0"/>
              <w:jc w:val="center"/>
              <w:rPr>
                <w:sz w:val="24"/>
                <w:szCs w:val="24"/>
              </w:rPr>
            </w:pPr>
            <w:r w:rsidDel="00000000" w:rsidR="00000000" w:rsidRPr="00000000">
              <w:rPr>
                <w:sz w:val="24"/>
                <w:szCs w:val="24"/>
                <w:rtl w:val="0"/>
              </w:rPr>
              <w:t xml:space="preserve">0.73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(20.17)</w:t>
            </w:r>
          </w:p>
        </w:tc>
        <w:tc>
          <w:tcPr>
            <w:shd w:fill="auto" w:val="clear"/>
            <w:tcMar>
              <w:top w:w="0.0" w:type="dxa"/>
              <w:left w:w="108.0" w:type="dxa"/>
              <w:bottom w:w="0.0" w:type="dxa"/>
              <w:right w:w="108.0" w:type="dxa"/>
            </w:tcMar>
            <w:vAlign w:val="top"/>
          </w:tcPr>
          <w:p w:rsidR="00000000" w:rsidDel="00000000" w:rsidP="00000000" w:rsidRDefault="00000000" w:rsidRPr="00000000" w14:paraId="000002CC">
            <w:pPr>
              <w:pageBreakBefore w:val="0"/>
              <w:widowControl w:val="1"/>
              <w:spacing w:before="0" w:line="240" w:lineRule="auto"/>
              <w:ind w:firstLine="0"/>
              <w:jc w:val="center"/>
              <w:rPr>
                <w:sz w:val="24"/>
                <w:szCs w:val="24"/>
              </w:rPr>
            </w:pPr>
            <w:r w:rsidDel="00000000" w:rsidR="00000000" w:rsidRPr="00000000">
              <w:rPr>
                <w:sz w:val="24"/>
                <w:szCs w:val="24"/>
                <w:rtl w:val="0"/>
              </w:rPr>
              <w:t xml:space="preserve">0.34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D">
            <w:pPr>
              <w:pageBreakBefore w:val="0"/>
              <w:widowControl w:val="1"/>
              <w:spacing w:before="0" w:line="240" w:lineRule="auto"/>
              <w:ind w:firstLine="0"/>
              <w:jc w:val="left"/>
              <w:rPr>
                <w:sz w:val="24"/>
                <w:szCs w:val="24"/>
              </w:rPr>
            </w:pPr>
            <w:r w:rsidDel="00000000" w:rsidR="00000000" w:rsidRPr="00000000">
              <w:rPr>
                <w:sz w:val="24"/>
                <w:szCs w:val="24"/>
                <w:rtl w:val="0"/>
              </w:rPr>
              <w:t xml:space="preserve">College</w:t>
            </w:r>
          </w:p>
        </w:tc>
        <w:tc>
          <w:tcPr>
            <w:shd w:fill="auto" w:val="clear"/>
            <w:tcMar>
              <w:top w:w="0.0" w:type="dxa"/>
              <w:left w:w="108.0" w:type="dxa"/>
              <w:bottom w:w="0.0" w:type="dxa"/>
              <w:right w:w="108.0" w:type="dxa"/>
            </w:tcMar>
            <w:vAlign w:val="top"/>
          </w:tcPr>
          <w:p w:rsidR="00000000" w:rsidDel="00000000" w:rsidP="00000000" w:rsidRDefault="00000000" w:rsidRPr="00000000" w14:paraId="000002CE">
            <w:pPr>
              <w:pageBreakBefore w:val="0"/>
              <w:widowControl w:val="1"/>
              <w:spacing w:before="0" w:line="240" w:lineRule="auto"/>
              <w:ind w:firstLine="0"/>
              <w:jc w:val="center"/>
              <w:rPr>
                <w:sz w:val="24"/>
                <w:szCs w:val="24"/>
              </w:rPr>
            </w:pPr>
            <w:r w:rsidDel="00000000" w:rsidR="00000000" w:rsidRPr="00000000">
              <w:rPr>
                <w:sz w:val="24"/>
                <w:szCs w:val="24"/>
                <w:rtl w:val="0"/>
              </w:rPr>
              <w:t xml:space="preserve">1.20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(64.92)</w:t>
            </w:r>
          </w:p>
        </w:tc>
        <w:tc>
          <w:tcPr>
            <w:shd w:fill="auto" w:val="clear"/>
            <w:tcMar>
              <w:top w:w="0.0" w:type="dxa"/>
              <w:left w:w="108.0" w:type="dxa"/>
              <w:bottom w:w="0.0" w:type="dxa"/>
              <w:right w:w="108.0" w:type="dxa"/>
            </w:tcMar>
            <w:vAlign w:val="top"/>
          </w:tcPr>
          <w:p w:rsidR="00000000" w:rsidDel="00000000" w:rsidP="00000000" w:rsidRDefault="00000000" w:rsidRPr="00000000" w14:paraId="000002CF">
            <w:pPr>
              <w:pageBreakBefore w:val="0"/>
              <w:widowControl w:val="1"/>
              <w:spacing w:before="0" w:line="240" w:lineRule="auto"/>
              <w:ind w:firstLine="0"/>
              <w:jc w:val="center"/>
              <w:rPr>
                <w:sz w:val="24"/>
                <w:szCs w:val="24"/>
              </w:rPr>
            </w:pPr>
            <w:r w:rsidDel="00000000" w:rsidR="00000000" w:rsidRPr="00000000">
              <w:rPr>
                <w:sz w:val="24"/>
                <w:szCs w:val="24"/>
                <w:rtl w:val="0"/>
              </w:rPr>
              <w:t xml:space="preserve">0.90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(48.34)</w:t>
            </w:r>
          </w:p>
        </w:tc>
        <w:tc>
          <w:tcPr>
            <w:shd w:fill="auto" w:val="clear"/>
            <w:tcMar>
              <w:top w:w="0.0" w:type="dxa"/>
              <w:left w:w="108.0" w:type="dxa"/>
              <w:bottom w:w="0.0" w:type="dxa"/>
              <w:right w:w="108.0" w:type="dxa"/>
            </w:tcMar>
            <w:vAlign w:val="top"/>
          </w:tcPr>
          <w:p w:rsidR="00000000" w:rsidDel="00000000" w:rsidP="00000000" w:rsidRDefault="00000000" w:rsidRPr="00000000" w14:paraId="000002D0">
            <w:pPr>
              <w:pageBreakBefore w:val="0"/>
              <w:widowControl w:val="1"/>
              <w:spacing w:before="0" w:line="240" w:lineRule="auto"/>
              <w:ind w:firstLine="0"/>
              <w:jc w:val="center"/>
              <w:rPr>
                <w:sz w:val="24"/>
                <w:szCs w:val="24"/>
              </w:rPr>
            </w:pPr>
            <w:r w:rsidDel="00000000" w:rsidR="00000000" w:rsidRPr="00000000">
              <w:rPr>
                <w:sz w:val="24"/>
                <w:szCs w:val="24"/>
                <w:rtl w:val="0"/>
              </w:rPr>
              <w:t xml:space="preserve">1.56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(90.96)</w:t>
            </w:r>
          </w:p>
        </w:tc>
        <w:tc>
          <w:tcPr>
            <w:shd w:fill="auto" w:val="clear"/>
            <w:tcMar>
              <w:top w:w="0.0" w:type="dxa"/>
              <w:left w:w="108.0" w:type="dxa"/>
              <w:bottom w:w="0.0" w:type="dxa"/>
              <w:right w:w="108.0" w:type="dxa"/>
            </w:tcMar>
            <w:vAlign w:val="top"/>
          </w:tcPr>
          <w:p w:rsidR="00000000" w:rsidDel="00000000" w:rsidP="00000000" w:rsidRDefault="00000000" w:rsidRPr="00000000" w14:paraId="000002D1">
            <w:pPr>
              <w:pageBreakBefore w:val="0"/>
              <w:widowControl w:val="1"/>
              <w:spacing w:before="0" w:line="240" w:lineRule="auto"/>
              <w:ind w:firstLine="0"/>
              <w:jc w:val="center"/>
              <w:rPr>
                <w:sz w:val="24"/>
                <w:szCs w:val="24"/>
              </w:rPr>
            </w:pPr>
            <w:r w:rsidDel="00000000" w:rsidR="00000000" w:rsidRPr="00000000">
              <w:rPr>
                <w:sz w:val="24"/>
                <w:szCs w:val="24"/>
                <w:rtl w:val="0"/>
              </w:rPr>
              <w:t xml:space="preserve">1.35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(72.39)</w:t>
            </w:r>
          </w:p>
        </w:tc>
        <w:tc>
          <w:tcPr>
            <w:shd w:fill="auto" w:val="clear"/>
            <w:tcMar>
              <w:top w:w="0.0" w:type="dxa"/>
              <w:left w:w="108.0" w:type="dxa"/>
              <w:bottom w:w="0.0" w:type="dxa"/>
              <w:right w:w="108.0" w:type="dxa"/>
            </w:tcMar>
            <w:vAlign w:val="top"/>
          </w:tcPr>
          <w:p w:rsidR="00000000" w:rsidDel="00000000" w:rsidP="00000000" w:rsidRDefault="00000000" w:rsidRPr="00000000" w14:paraId="000002D2">
            <w:pPr>
              <w:pageBreakBefore w:val="0"/>
              <w:widowControl w:val="1"/>
              <w:spacing w:before="0" w:line="240" w:lineRule="auto"/>
              <w:ind w:firstLine="0"/>
              <w:jc w:val="center"/>
              <w:rPr>
                <w:sz w:val="24"/>
                <w:szCs w:val="24"/>
              </w:rPr>
            </w:pPr>
            <w:r w:rsidDel="00000000" w:rsidR="00000000" w:rsidRPr="00000000">
              <w:rPr>
                <w:sz w:val="24"/>
                <w:szCs w:val="24"/>
                <w:rtl w:val="0"/>
              </w:rPr>
              <w:t xml:space="preserve">1.70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(77.03)</w:t>
            </w:r>
          </w:p>
        </w:tc>
        <w:tc>
          <w:tcPr>
            <w:shd w:fill="auto" w:val="clear"/>
            <w:tcMar>
              <w:top w:w="0.0" w:type="dxa"/>
              <w:left w:w="108.0" w:type="dxa"/>
              <w:bottom w:w="0.0" w:type="dxa"/>
              <w:right w:w="108.0" w:type="dxa"/>
            </w:tcMar>
            <w:vAlign w:val="top"/>
          </w:tcPr>
          <w:p w:rsidR="00000000" w:rsidDel="00000000" w:rsidP="00000000" w:rsidRDefault="00000000" w:rsidRPr="00000000" w14:paraId="000002D3">
            <w:pPr>
              <w:pageBreakBefore w:val="0"/>
              <w:widowControl w:val="1"/>
              <w:spacing w:before="0" w:line="240" w:lineRule="auto"/>
              <w:ind w:firstLine="0"/>
              <w:jc w:val="center"/>
              <w:rPr>
                <w:sz w:val="24"/>
                <w:szCs w:val="24"/>
              </w:rPr>
            </w:pPr>
            <w:r w:rsidDel="00000000" w:rsidR="00000000" w:rsidRPr="00000000">
              <w:rPr>
                <w:sz w:val="24"/>
                <w:szCs w:val="24"/>
                <w:rtl w:val="0"/>
              </w:rPr>
              <w:t xml:space="preserve">1.24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(52.26)</w:t>
            </w:r>
          </w:p>
        </w:tc>
        <w:tc>
          <w:tcPr>
            <w:shd w:fill="auto" w:val="clear"/>
            <w:tcMar>
              <w:top w:w="0.0" w:type="dxa"/>
              <w:left w:w="108.0" w:type="dxa"/>
              <w:bottom w:w="0.0" w:type="dxa"/>
              <w:right w:w="108.0" w:type="dxa"/>
            </w:tcMar>
            <w:vAlign w:val="top"/>
          </w:tcPr>
          <w:p w:rsidR="00000000" w:rsidDel="00000000" w:rsidP="00000000" w:rsidRDefault="00000000" w:rsidRPr="00000000" w14:paraId="000002D4">
            <w:pPr>
              <w:pageBreakBefore w:val="0"/>
              <w:widowControl w:val="1"/>
              <w:spacing w:before="0" w:line="240" w:lineRule="auto"/>
              <w:ind w:firstLine="0"/>
              <w:jc w:val="center"/>
              <w:rPr>
                <w:sz w:val="24"/>
                <w:szCs w:val="24"/>
              </w:rPr>
            </w:pPr>
            <w:r w:rsidDel="00000000" w:rsidR="00000000" w:rsidRPr="00000000">
              <w:rPr>
                <w:sz w:val="24"/>
                <w:szCs w:val="24"/>
                <w:rtl w:val="0"/>
              </w:rPr>
              <w:t xml:space="preserve">1.47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(41.34)</w:t>
            </w:r>
          </w:p>
        </w:tc>
        <w:tc>
          <w:tcPr>
            <w:shd w:fill="auto" w:val="clear"/>
            <w:tcMar>
              <w:top w:w="0.0" w:type="dxa"/>
              <w:left w:w="108.0" w:type="dxa"/>
              <w:bottom w:w="0.0" w:type="dxa"/>
              <w:right w:w="108.0" w:type="dxa"/>
            </w:tcMar>
            <w:vAlign w:val="top"/>
          </w:tcPr>
          <w:p w:rsidR="00000000" w:rsidDel="00000000" w:rsidP="00000000" w:rsidRDefault="00000000" w:rsidRPr="00000000" w14:paraId="000002D5">
            <w:pPr>
              <w:pageBreakBefore w:val="0"/>
              <w:widowControl w:val="1"/>
              <w:spacing w:before="0" w:line="240" w:lineRule="auto"/>
              <w:ind w:firstLine="0"/>
              <w:jc w:val="center"/>
              <w:rPr>
                <w:sz w:val="24"/>
                <w:szCs w:val="24"/>
              </w:rPr>
            </w:pPr>
            <w:r w:rsidDel="00000000" w:rsidR="00000000" w:rsidRPr="00000000">
              <w:rPr>
                <w:sz w:val="24"/>
                <w:szCs w:val="24"/>
                <w:rtl w:val="0"/>
              </w:rPr>
              <w:t xml:space="preserve">1.72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(40.79)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6">
            <w:pPr>
              <w:pageBreakBefore w:val="0"/>
              <w:widowControl w:val="1"/>
              <w:spacing w:before="0" w:line="240" w:lineRule="auto"/>
              <w:ind w:firstLine="0"/>
              <w:jc w:val="left"/>
              <w:rPr>
                <w:sz w:val="24"/>
                <w:szCs w:val="24"/>
              </w:rPr>
            </w:pPr>
            <w:r w:rsidDel="00000000" w:rsidR="00000000" w:rsidRPr="00000000">
              <w:rPr>
                <w:sz w:val="24"/>
                <w:szCs w:val="24"/>
                <w:rtl w:val="0"/>
              </w:rPr>
              <w:t xml:space="preserve">White</w:t>
            </w:r>
          </w:p>
        </w:tc>
        <w:tc>
          <w:tcPr>
            <w:shd w:fill="auto" w:val="clear"/>
            <w:tcMar>
              <w:top w:w="0.0" w:type="dxa"/>
              <w:left w:w="108.0" w:type="dxa"/>
              <w:bottom w:w="0.0" w:type="dxa"/>
              <w:right w:w="108.0" w:type="dxa"/>
            </w:tcMar>
            <w:vAlign w:val="top"/>
          </w:tcPr>
          <w:p w:rsidR="00000000" w:rsidDel="00000000" w:rsidP="00000000" w:rsidRDefault="00000000" w:rsidRPr="00000000" w14:paraId="000002D7">
            <w:pPr>
              <w:pageBreakBefore w:val="0"/>
              <w:widowControl w:val="1"/>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(13.11)</w:t>
            </w:r>
          </w:p>
        </w:tc>
        <w:tc>
          <w:tcPr>
            <w:shd w:fill="auto" w:val="clear"/>
            <w:tcMar>
              <w:top w:w="0.0" w:type="dxa"/>
              <w:left w:w="108.0" w:type="dxa"/>
              <w:bottom w:w="0.0" w:type="dxa"/>
              <w:right w:w="108.0" w:type="dxa"/>
            </w:tcMar>
            <w:vAlign w:val="top"/>
          </w:tcPr>
          <w:p w:rsidR="00000000" w:rsidDel="00000000" w:rsidP="00000000" w:rsidRDefault="00000000" w:rsidRPr="00000000" w14:paraId="000002D8">
            <w:pPr>
              <w:pageBreakBefore w:val="0"/>
              <w:widowControl w:val="1"/>
              <w:spacing w:before="0" w:line="240" w:lineRule="auto"/>
              <w:ind w:firstLine="0"/>
              <w:jc w:val="center"/>
              <w:rPr>
                <w:sz w:val="24"/>
                <w:szCs w:val="24"/>
              </w:rPr>
            </w:pPr>
            <w:r w:rsidDel="00000000" w:rsidR="00000000" w:rsidRPr="00000000">
              <w:rPr>
                <w:sz w:val="24"/>
                <w:szCs w:val="24"/>
                <w:rtl w:val="0"/>
              </w:rPr>
              <w:t xml:space="preserve">0.59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(14.20)</w:t>
            </w:r>
          </w:p>
        </w:tc>
        <w:tc>
          <w:tcPr>
            <w:shd w:fill="auto" w:val="clear"/>
            <w:tcMar>
              <w:top w:w="0.0" w:type="dxa"/>
              <w:left w:w="108.0" w:type="dxa"/>
              <w:bottom w:w="0.0" w:type="dxa"/>
              <w:right w:w="108.0" w:type="dxa"/>
            </w:tcMar>
            <w:vAlign w:val="top"/>
          </w:tcPr>
          <w:p w:rsidR="00000000" w:rsidDel="00000000" w:rsidP="00000000" w:rsidRDefault="00000000" w:rsidRPr="00000000" w14:paraId="000002D9">
            <w:pPr>
              <w:pageBreakBefore w:val="0"/>
              <w:widowControl w:val="1"/>
              <w:spacing w:before="0" w:line="240" w:lineRule="auto"/>
              <w:ind w:firstLine="0"/>
              <w:jc w:val="center"/>
              <w:rPr>
                <w:sz w:val="24"/>
                <w:szCs w:val="24"/>
              </w:rPr>
            </w:pPr>
            <w:r w:rsidDel="00000000" w:rsidR="00000000" w:rsidRPr="00000000">
              <w:rPr>
                <w:sz w:val="24"/>
                <w:szCs w:val="24"/>
                <w:rtl w:val="0"/>
              </w:rPr>
              <w:t xml:space="preserve">0.20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(5.25)</w:t>
            </w:r>
          </w:p>
        </w:tc>
        <w:tc>
          <w:tcPr>
            <w:shd w:fill="auto" w:val="clear"/>
            <w:tcMar>
              <w:top w:w="0.0" w:type="dxa"/>
              <w:left w:w="108.0" w:type="dxa"/>
              <w:bottom w:w="0.0" w:type="dxa"/>
              <w:right w:w="108.0" w:type="dxa"/>
            </w:tcMar>
            <w:vAlign w:val="top"/>
          </w:tcPr>
          <w:p w:rsidR="00000000" w:rsidDel="00000000" w:rsidP="00000000" w:rsidRDefault="00000000" w:rsidRPr="00000000" w14:paraId="000002DA">
            <w:pPr>
              <w:pageBreakBefore w:val="0"/>
              <w:widowControl w:val="1"/>
              <w:spacing w:before="0" w:line="240" w:lineRule="auto"/>
              <w:ind w:firstLine="0"/>
              <w:jc w:val="center"/>
              <w:rPr>
                <w:sz w:val="24"/>
                <w:szCs w:val="24"/>
              </w:rPr>
            </w:pPr>
            <w:r w:rsidDel="00000000" w:rsidR="00000000" w:rsidRPr="00000000">
              <w:rPr>
                <w:sz w:val="24"/>
                <w:szCs w:val="24"/>
                <w:rtl w:val="0"/>
              </w:rPr>
              <w:t xml:space="preserve">0.63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(12.94)</w:t>
            </w:r>
          </w:p>
        </w:tc>
        <w:tc>
          <w:tcPr>
            <w:shd w:fill="auto" w:val="clear"/>
            <w:tcMar>
              <w:top w:w="0.0" w:type="dxa"/>
              <w:left w:w="108.0" w:type="dxa"/>
              <w:bottom w:w="0.0" w:type="dxa"/>
              <w:right w:w="108.0" w:type="dxa"/>
            </w:tcMar>
            <w:vAlign w:val="top"/>
          </w:tcPr>
          <w:p w:rsidR="00000000" w:rsidDel="00000000" w:rsidP="00000000" w:rsidRDefault="00000000" w:rsidRPr="00000000" w14:paraId="000002DB">
            <w:pPr>
              <w:pageBreakBefore w:val="0"/>
              <w:widowControl w:val="1"/>
              <w:spacing w:before="0" w:line="240" w:lineRule="auto"/>
              <w:ind w:firstLine="0"/>
              <w:jc w:val="center"/>
              <w:rPr>
                <w:sz w:val="24"/>
                <w:szCs w:val="24"/>
              </w:rPr>
            </w:pPr>
            <w:r w:rsidDel="00000000" w:rsidR="00000000" w:rsidRPr="00000000">
              <w:rPr>
                <w:sz w:val="24"/>
                <w:szCs w:val="24"/>
                <w:rtl w:val="0"/>
              </w:rPr>
              <w:t xml:space="preserve">0.41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(7.23)</w:t>
            </w:r>
          </w:p>
        </w:tc>
        <w:tc>
          <w:tcPr>
            <w:shd w:fill="auto" w:val="clear"/>
            <w:tcMar>
              <w:top w:w="0.0" w:type="dxa"/>
              <w:left w:w="108.0" w:type="dxa"/>
              <w:bottom w:w="0.0" w:type="dxa"/>
              <w:right w:w="108.0" w:type="dxa"/>
            </w:tcMar>
            <w:vAlign w:val="top"/>
          </w:tcPr>
          <w:p w:rsidR="00000000" w:rsidDel="00000000" w:rsidP="00000000" w:rsidRDefault="00000000" w:rsidRPr="00000000" w14:paraId="000002DC">
            <w:pPr>
              <w:pageBreakBefore w:val="0"/>
              <w:widowControl w:val="1"/>
              <w:spacing w:before="0" w:line="240" w:lineRule="auto"/>
              <w:ind w:firstLine="0"/>
              <w:jc w:val="center"/>
              <w:rPr>
                <w:sz w:val="24"/>
                <w:szCs w:val="24"/>
              </w:rPr>
            </w:pPr>
            <w:r w:rsidDel="00000000" w:rsidR="00000000" w:rsidRPr="00000000">
              <w:rPr>
                <w:sz w:val="24"/>
                <w:szCs w:val="24"/>
                <w:rtl w:val="0"/>
              </w:rPr>
              <w:t xml:space="preserve">0.45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(7.27)</w:t>
            </w:r>
          </w:p>
        </w:tc>
        <w:tc>
          <w:tcPr>
            <w:shd w:fill="auto" w:val="clear"/>
            <w:tcMar>
              <w:top w:w="0.0" w:type="dxa"/>
              <w:left w:w="108.0" w:type="dxa"/>
              <w:bottom w:w="0.0" w:type="dxa"/>
              <w:right w:w="108.0" w:type="dxa"/>
            </w:tcMar>
            <w:vAlign w:val="top"/>
          </w:tcPr>
          <w:p w:rsidR="00000000" w:rsidDel="00000000" w:rsidP="00000000" w:rsidRDefault="00000000" w:rsidRPr="00000000" w14:paraId="000002DD">
            <w:pPr>
              <w:pageBreakBefore w:val="0"/>
              <w:widowControl w:val="1"/>
              <w:spacing w:before="0" w:line="240" w:lineRule="auto"/>
              <w:ind w:firstLine="0"/>
              <w:jc w:val="center"/>
              <w:rPr>
                <w:sz w:val="24"/>
                <w:szCs w:val="24"/>
              </w:rPr>
            </w:pPr>
            <w:r w:rsidDel="00000000" w:rsidR="00000000" w:rsidRPr="00000000">
              <w:rPr>
                <w:sz w:val="24"/>
                <w:szCs w:val="24"/>
                <w:rtl w:val="0"/>
              </w:rPr>
              <w:t xml:space="preserve">0.52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(5.41)</w:t>
            </w:r>
          </w:p>
        </w:tc>
        <w:tc>
          <w:tcPr>
            <w:shd w:fill="auto" w:val="clear"/>
            <w:tcMar>
              <w:top w:w="0.0" w:type="dxa"/>
              <w:left w:w="108.0" w:type="dxa"/>
              <w:bottom w:w="0.0" w:type="dxa"/>
              <w:right w:w="108.0" w:type="dxa"/>
            </w:tcMar>
            <w:vAlign w:val="top"/>
          </w:tcPr>
          <w:p w:rsidR="00000000" w:rsidDel="00000000" w:rsidP="00000000" w:rsidRDefault="00000000" w:rsidRPr="00000000" w14:paraId="000002DE">
            <w:pPr>
              <w:pageBreakBefore w:val="0"/>
              <w:widowControl w:val="1"/>
              <w:spacing w:before="0" w:line="240" w:lineRule="auto"/>
              <w:ind w:firstLine="0"/>
              <w:jc w:val="center"/>
              <w:rPr>
                <w:sz w:val="24"/>
                <w:szCs w:val="24"/>
              </w:rPr>
            </w:pPr>
            <w:r w:rsidDel="00000000" w:rsidR="00000000" w:rsidRPr="00000000">
              <w:rPr>
                <w:sz w:val="24"/>
                <w:szCs w:val="24"/>
                <w:rtl w:val="0"/>
              </w:rPr>
              <w:t xml:space="preserve">0.14</w:t>
              <w:br w:type="textWrapping"/>
              <w:t xml:space="preserve">(1.40)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F">
            <w:pPr>
              <w:pageBreakBefore w:val="0"/>
              <w:widowControl w:val="1"/>
              <w:spacing w:before="0" w:line="240" w:lineRule="auto"/>
              <w:ind w:firstLine="0"/>
              <w:jc w:val="left"/>
              <w:rPr>
                <w:sz w:val="24"/>
                <w:szCs w:val="24"/>
              </w:rPr>
            </w:pPr>
            <w:r w:rsidDel="00000000" w:rsidR="00000000" w:rsidRPr="00000000">
              <w:rPr>
                <w:sz w:val="24"/>
                <w:szCs w:val="24"/>
                <w:rtl w:val="0"/>
              </w:rPr>
              <w:t xml:space="preserve">Black</w:t>
            </w:r>
          </w:p>
        </w:tc>
        <w:tc>
          <w:tcPr>
            <w:shd w:fill="auto" w:val="clear"/>
            <w:tcMar>
              <w:top w:w="0.0" w:type="dxa"/>
              <w:left w:w="108.0" w:type="dxa"/>
              <w:bottom w:w="0.0" w:type="dxa"/>
              <w:right w:w="108.0" w:type="dxa"/>
            </w:tcMar>
            <w:vAlign w:val="top"/>
          </w:tcPr>
          <w:p w:rsidR="00000000" w:rsidDel="00000000" w:rsidP="00000000" w:rsidRDefault="00000000" w:rsidRPr="00000000" w14:paraId="000002E0">
            <w:pPr>
              <w:pageBreakBefore w:val="0"/>
              <w:widowControl w:val="1"/>
              <w:spacing w:before="0" w:line="240" w:lineRule="auto"/>
              <w:ind w:firstLine="0"/>
              <w:jc w:val="center"/>
              <w:rPr>
                <w:sz w:val="24"/>
                <w:szCs w:val="24"/>
              </w:rPr>
            </w:pPr>
            <w:r w:rsidDel="00000000" w:rsidR="00000000" w:rsidRPr="00000000">
              <w:rPr>
                <w:sz w:val="24"/>
                <w:szCs w:val="24"/>
                <w:rtl w:val="0"/>
              </w:rPr>
              <w:t xml:space="preserve">-0.31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(-5.92)</w:t>
            </w:r>
          </w:p>
        </w:tc>
        <w:tc>
          <w:tcPr>
            <w:shd w:fill="auto" w:val="clear"/>
            <w:tcMar>
              <w:top w:w="0.0" w:type="dxa"/>
              <w:left w:w="108.0" w:type="dxa"/>
              <w:bottom w:w="0.0" w:type="dxa"/>
              <w:right w:w="108.0" w:type="dxa"/>
            </w:tcMar>
            <w:vAlign w:val="top"/>
          </w:tcPr>
          <w:p w:rsidR="00000000" w:rsidDel="00000000" w:rsidP="00000000" w:rsidRDefault="00000000" w:rsidRPr="00000000" w14:paraId="000002E1">
            <w:pPr>
              <w:pageBreakBefore w:val="0"/>
              <w:widowControl w:val="1"/>
              <w:spacing w:before="0" w:line="240" w:lineRule="auto"/>
              <w:ind w:firstLine="0"/>
              <w:jc w:val="center"/>
              <w:rPr>
                <w:sz w:val="24"/>
                <w:szCs w:val="24"/>
              </w:rPr>
            </w:pPr>
            <w:r w:rsidDel="00000000" w:rsidR="00000000" w:rsidRPr="00000000">
              <w:rPr>
                <w:sz w:val="24"/>
                <w:szCs w:val="24"/>
                <w:rtl w:val="0"/>
              </w:rPr>
              <w:t xml:space="preserve">-0.42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(-7.85)</w:t>
            </w:r>
          </w:p>
        </w:tc>
        <w:tc>
          <w:tcPr>
            <w:shd w:fill="auto" w:val="clear"/>
            <w:tcMar>
              <w:top w:w="0.0" w:type="dxa"/>
              <w:left w:w="108.0" w:type="dxa"/>
              <w:bottom w:w="0.0" w:type="dxa"/>
              <w:right w:w="108.0" w:type="dxa"/>
            </w:tcMar>
            <w:vAlign w:val="top"/>
          </w:tcPr>
          <w:p w:rsidR="00000000" w:rsidDel="00000000" w:rsidP="00000000" w:rsidRDefault="00000000" w:rsidRPr="00000000" w14:paraId="000002E2">
            <w:pPr>
              <w:pageBreakBefore w:val="0"/>
              <w:widowControl w:val="1"/>
              <w:spacing w:before="0" w:line="240" w:lineRule="auto"/>
              <w:ind w:firstLine="0"/>
              <w:jc w:val="center"/>
              <w:rPr>
                <w:sz w:val="24"/>
                <w:szCs w:val="24"/>
              </w:rPr>
            </w:pPr>
            <w:r w:rsidDel="00000000" w:rsidR="00000000" w:rsidRPr="00000000">
              <w:rPr>
                <w:sz w:val="24"/>
                <w:szCs w:val="24"/>
                <w:rtl w:val="0"/>
              </w:rPr>
              <w:t xml:space="preserve">-0.46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(-9.23)</w:t>
            </w:r>
          </w:p>
        </w:tc>
        <w:tc>
          <w:tcPr>
            <w:shd w:fill="auto" w:val="clear"/>
            <w:tcMar>
              <w:top w:w="0.0" w:type="dxa"/>
              <w:left w:w="108.0" w:type="dxa"/>
              <w:bottom w:w="0.0" w:type="dxa"/>
              <w:right w:w="108.0" w:type="dxa"/>
            </w:tcMar>
            <w:vAlign w:val="top"/>
          </w:tcPr>
          <w:p w:rsidR="00000000" w:rsidDel="00000000" w:rsidP="00000000" w:rsidRDefault="00000000" w:rsidRPr="00000000" w14:paraId="000002E3">
            <w:pPr>
              <w:pageBreakBefore w:val="0"/>
              <w:widowControl w:val="1"/>
              <w:spacing w:before="0" w:line="240" w:lineRule="auto"/>
              <w:ind w:firstLine="0"/>
              <w:jc w:val="center"/>
              <w:rPr>
                <w:sz w:val="24"/>
                <w:szCs w:val="24"/>
              </w:rPr>
            </w:pPr>
            <w:r w:rsidDel="00000000" w:rsidR="00000000" w:rsidRPr="00000000">
              <w:rPr>
                <w:sz w:val="24"/>
                <w:szCs w:val="24"/>
                <w:rtl w:val="0"/>
              </w:rPr>
              <w:t xml:space="preserve">0.06</w:t>
              <w:br w:type="textWrapping"/>
              <w:t xml:space="preserve">(1.02)</w:t>
            </w:r>
          </w:p>
        </w:tc>
        <w:tc>
          <w:tcPr>
            <w:shd w:fill="auto" w:val="clear"/>
            <w:tcMar>
              <w:top w:w="0.0" w:type="dxa"/>
              <w:left w:w="108.0" w:type="dxa"/>
              <w:bottom w:w="0.0" w:type="dxa"/>
              <w:right w:w="108.0" w:type="dxa"/>
            </w:tcMar>
            <w:vAlign w:val="top"/>
          </w:tcPr>
          <w:p w:rsidR="00000000" w:rsidDel="00000000" w:rsidP="00000000" w:rsidRDefault="00000000" w:rsidRPr="00000000" w14:paraId="000002E4">
            <w:pPr>
              <w:pageBreakBefore w:val="0"/>
              <w:widowControl w:val="1"/>
              <w:spacing w:before="0" w:line="240" w:lineRule="auto"/>
              <w:ind w:firstLine="0"/>
              <w:jc w:val="center"/>
              <w:rPr>
                <w:sz w:val="24"/>
                <w:szCs w:val="24"/>
              </w:rPr>
            </w:pPr>
            <w:r w:rsidDel="00000000" w:rsidR="00000000" w:rsidRPr="00000000">
              <w:rPr>
                <w:sz w:val="24"/>
                <w:szCs w:val="24"/>
                <w:rtl w:val="0"/>
              </w:rPr>
              <w:t xml:space="preserve">-0.28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(-3.95)</w:t>
            </w:r>
          </w:p>
        </w:tc>
        <w:tc>
          <w:tcPr>
            <w:shd w:fill="auto" w:val="clear"/>
            <w:tcMar>
              <w:top w:w="0.0" w:type="dxa"/>
              <w:left w:w="108.0" w:type="dxa"/>
              <w:bottom w:w="0.0" w:type="dxa"/>
              <w:right w:w="108.0" w:type="dxa"/>
            </w:tcMar>
            <w:vAlign w:val="top"/>
          </w:tcPr>
          <w:p w:rsidR="00000000" w:rsidDel="00000000" w:rsidP="00000000" w:rsidRDefault="00000000" w:rsidRPr="00000000" w14:paraId="000002E5">
            <w:pPr>
              <w:pageBreakBefore w:val="0"/>
              <w:widowControl w:val="1"/>
              <w:spacing w:before="0" w:line="240" w:lineRule="auto"/>
              <w:ind w:firstLine="0"/>
              <w:jc w:val="center"/>
              <w:rPr>
                <w:sz w:val="24"/>
                <w:szCs w:val="24"/>
              </w:rPr>
            </w:pPr>
            <w:r w:rsidDel="00000000" w:rsidR="00000000" w:rsidRPr="00000000">
              <w:rPr>
                <w:sz w:val="24"/>
                <w:szCs w:val="24"/>
                <w:rtl w:val="0"/>
              </w:rPr>
              <w:t xml:space="preserve">0.95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(13.74)</w:t>
            </w:r>
          </w:p>
        </w:tc>
        <w:tc>
          <w:tcPr>
            <w:shd w:fill="auto" w:val="clear"/>
            <w:tcMar>
              <w:top w:w="0.0" w:type="dxa"/>
              <w:left w:w="108.0" w:type="dxa"/>
              <w:bottom w:w="0.0" w:type="dxa"/>
              <w:right w:w="108.0" w:type="dxa"/>
            </w:tcMar>
            <w:vAlign w:val="top"/>
          </w:tcPr>
          <w:p w:rsidR="00000000" w:rsidDel="00000000" w:rsidP="00000000" w:rsidRDefault="00000000" w:rsidRPr="00000000" w14:paraId="000002E6">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br w:type="textWrapping"/>
              <w:t xml:space="preserve">(-1.41)</w:t>
            </w:r>
          </w:p>
        </w:tc>
        <w:tc>
          <w:tcPr>
            <w:shd w:fill="auto" w:val="clear"/>
            <w:tcMar>
              <w:top w:w="0.0" w:type="dxa"/>
              <w:left w:w="108.0" w:type="dxa"/>
              <w:bottom w:w="0.0" w:type="dxa"/>
              <w:right w:w="108.0" w:type="dxa"/>
            </w:tcMar>
            <w:vAlign w:val="top"/>
          </w:tcPr>
          <w:p w:rsidR="00000000" w:rsidDel="00000000" w:rsidP="00000000" w:rsidRDefault="00000000" w:rsidRPr="00000000" w14:paraId="000002E7">
            <w:pPr>
              <w:pageBreakBefore w:val="0"/>
              <w:widowControl w:val="1"/>
              <w:spacing w:before="0" w:line="240" w:lineRule="auto"/>
              <w:ind w:firstLine="0"/>
              <w:jc w:val="center"/>
              <w:rPr>
                <w:sz w:val="24"/>
                <w:szCs w:val="24"/>
              </w:rPr>
            </w:pPr>
            <w:r w:rsidDel="00000000" w:rsidR="00000000" w:rsidRPr="00000000">
              <w:rPr>
                <w:sz w:val="24"/>
                <w:szCs w:val="24"/>
                <w:rtl w:val="0"/>
              </w:rPr>
              <w:t xml:space="preserve">-0.50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8">
            <w:pPr>
              <w:pageBreakBefore w:val="0"/>
              <w:widowControl w:val="1"/>
              <w:spacing w:before="0" w:line="240" w:lineRule="auto"/>
              <w:ind w:firstLine="0"/>
              <w:jc w:val="left"/>
              <w:rPr>
                <w:sz w:val="24"/>
                <w:szCs w:val="24"/>
              </w:rPr>
            </w:pPr>
            <w:r w:rsidDel="00000000" w:rsidR="00000000" w:rsidRPr="00000000">
              <w:rPr>
                <w:sz w:val="24"/>
                <w:szCs w:val="24"/>
                <w:rtl w:val="0"/>
              </w:rPr>
              <w:t xml:space="preserve">1985</w:t>
            </w:r>
          </w:p>
        </w:tc>
        <w:tc>
          <w:tcPr>
            <w:shd w:fill="auto" w:val="clear"/>
            <w:tcMar>
              <w:top w:w="0.0" w:type="dxa"/>
              <w:left w:w="108.0" w:type="dxa"/>
              <w:bottom w:w="0.0" w:type="dxa"/>
              <w:right w:w="108.0" w:type="dxa"/>
            </w:tcMar>
            <w:vAlign w:val="top"/>
          </w:tcPr>
          <w:p w:rsidR="00000000" w:rsidDel="00000000" w:rsidP="00000000" w:rsidRDefault="00000000" w:rsidRPr="00000000" w14:paraId="000002E9">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br w:type="textWrapping"/>
              <w:t xml:space="preserve">(-0.77)</w:t>
            </w:r>
          </w:p>
        </w:tc>
        <w:tc>
          <w:tcPr>
            <w:shd w:fill="auto" w:val="clear"/>
            <w:tcMar>
              <w:top w:w="0.0" w:type="dxa"/>
              <w:left w:w="108.0" w:type="dxa"/>
              <w:bottom w:w="0.0" w:type="dxa"/>
              <w:right w:w="108.0" w:type="dxa"/>
            </w:tcMar>
            <w:vAlign w:val="top"/>
          </w:tcPr>
          <w:p w:rsidR="00000000" w:rsidDel="00000000" w:rsidP="00000000" w:rsidRDefault="00000000" w:rsidRPr="00000000" w14:paraId="000002E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0.05</w:t>
              <w:br w:type="textWrapping"/>
              <w:t xml:space="preserve">(0.99)</w:t>
            </w:r>
          </w:p>
        </w:tc>
        <w:tc>
          <w:tcPr>
            <w:shd w:fill="auto" w:val="clear"/>
            <w:tcMar>
              <w:top w:w="0.0" w:type="dxa"/>
              <w:left w:w="108.0" w:type="dxa"/>
              <w:bottom w:w="0.0" w:type="dxa"/>
              <w:right w:w="108.0" w:type="dxa"/>
            </w:tcMar>
            <w:vAlign w:val="top"/>
          </w:tcPr>
          <w:p w:rsidR="00000000" w:rsidDel="00000000" w:rsidP="00000000" w:rsidRDefault="00000000" w:rsidRPr="00000000" w14:paraId="000002EB">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br w:type="textWrapping"/>
              <w:t xml:space="preserve">(0.47)</w:t>
            </w:r>
          </w:p>
        </w:tc>
        <w:tc>
          <w:tcPr>
            <w:shd w:fill="auto" w:val="clear"/>
            <w:tcMar>
              <w:top w:w="0.0" w:type="dxa"/>
              <w:left w:w="108.0" w:type="dxa"/>
              <w:bottom w:w="0.0" w:type="dxa"/>
              <w:right w:w="108.0" w:type="dxa"/>
            </w:tcMar>
            <w:vAlign w:val="top"/>
          </w:tcPr>
          <w:p w:rsidR="00000000" w:rsidDel="00000000" w:rsidP="00000000" w:rsidRDefault="00000000" w:rsidRPr="00000000" w14:paraId="000002EC">
            <w:pPr>
              <w:pageBreakBefore w:val="0"/>
              <w:widowControl w:val="1"/>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(-3.87)</w:t>
            </w:r>
          </w:p>
        </w:tc>
        <w:tc>
          <w:tcPr>
            <w:shd w:fill="auto" w:val="clear"/>
            <w:tcMar>
              <w:top w:w="0.0" w:type="dxa"/>
              <w:left w:w="108.0" w:type="dxa"/>
              <w:bottom w:w="0.0" w:type="dxa"/>
              <w:right w:w="108.0" w:type="dxa"/>
            </w:tcMar>
            <w:vAlign w:val="top"/>
          </w:tcPr>
          <w:p w:rsidR="00000000" w:rsidDel="00000000" w:rsidP="00000000" w:rsidRDefault="00000000" w:rsidRPr="00000000" w14:paraId="000002ED">
            <w:pPr>
              <w:pageBreakBefore w:val="0"/>
              <w:widowControl w:val="1"/>
              <w:spacing w:before="0" w:line="240" w:lineRule="auto"/>
              <w:ind w:firstLine="0"/>
              <w:jc w:val="center"/>
              <w:rPr>
                <w:sz w:val="24"/>
                <w:szCs w:val="24"/>
              </w:rPr>
            </w:pPr>
            <w:r w:rsidDel="00000000" w:rsidR="00000000" w:rsidRPr="00000000">
              <w:rPr>
                <w:sz w:val="24"/>
                <w:szCs w:val="24"/>
                <w:rtl w:val="0"/>
              </w:rPr>
              <w:t xml:space="preserve">-0.03</w:t>
              <w:br w:type="textWrapping"/>
              <w:t xml:space="preserve">(-0.83)</w:t>
            </w:r>
          </w:p>
        </w:tc>
        <w:tc>
          <w:tcPr>
            <w:shd w:fill="auto" w:val="clear"/>
            <w:tcMar>
              <w:top w:w="0.0" w:type="dxa"/>
              <w:left w:w="108.0" w:type="dxa"/>
              <w:bottom w:w="0.0" w:type="dxa"/>
              <w:right w:w="108.0" w:type="dxa"/>
            </w:tcMar>
            <w:vAlign w:val="top"/>
          </w:tcPr>
          <w:p w:rsidR="00000000" w:rsidDel="00000000" w:rsidP="00000000" w:rsidRDefault="00000000" w:rsidRPr="00000000" w14:paraId="000002EE">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br w:type="textWrapping"/>
              <w:t xml:space="preserve">(0.48)</w:t>
            </w:r>
          </w:p>
        </w:tc>
        <w:tc>
          <w:tcPr>
            <w:shd w:fill="auto" w:val="clear"/>
            <w:tcMar>
              <w:top w:w="0.0" w:type="dxa"/>
              <w:left w:w="108.0" w:type="dxa"/>
              <w:bottom w:w="0.0" w:type="dxa"/>
              <w:right w:w="108.0" w:type="dxa"/>
            </w:tcMar>
            <w:vAlign w:val="top"/>
          </w:tcPr>
          <w:p w:rsidR="00000000" w:rsidDel="00000000" w:rsidP="00000000" w:rsidRDefault="00000000" w:rsidRPr="00000000" w14:paraId="000002E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2F0">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(-2.50)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1">
            <w:pPr>
              <w:pageBreakBefore w:val="0"/>
              <w:widowControl w:val="1"/>
              <w:spacing w:before="0" w:line="240" w:lineRule="auto"/>
              <w:ind w:firstLine="0"/>
              <w:jc w:val="left"/>
              <w:rPr>
                <w:sz w:val="24"/>
                <w:szCs w:val="24"/>
              </w:rPr>
            </w:pPr>
            <w:r w:rsidDel="00000000" w:rsidR="00000000" w:rsidRPr="00000000">
              <w:rPr>
                <w:sz w:val="24"/>
                <w:szCs w:val="24"/>
                <w:rtl w:val="0"/>
              </w:rPr>
              <w:t xml:space="preserve">1992</w:t>
            </w:r>
          </w:p>
        </w:tc>
        <w:tc>
          <w:tcPr>
            <w:shd w:fill="auto" w:val="clear"/>
            <w:tcMar>
              <w:top w:w="0.0" w:type="dxa"/>
              <w:left w:w="108.0" w:type="dxa"/>
              <w:bottom w:w="0.0" w:type="dxa"/>
              <w:right w:w="108.0" w:type="dxa"/>
            </w:tcMar>
            <w:vAlign w:val="top"/>
          </w:tcPr>
          <w:p w:rsidR="00000000" w:rsidDel="00000000" w:rsidP="00000000" w:rsidRDefault="00000000" w:rsidRPr="00000000" w14:paraId="000002F2">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(-4.25)</w:t>
            </w:r>
          </w:p>
        </w:tc>
        <w:tc>
          <w:tcPr>
            <w:shd w:fill="auto" w:val="clear"/>
            <w:tcMar>
              <w:top w:w="0.0" w:type="dxa"/>
              <w:left w:w="108.0" w:type="dxa"/>
              <w:bottom w:w="0.0" w:type="dxa"/>
              <w:right w:w="108.0" w:type="dxa"/>
            </w:tcMar>
            <w:vAlign w:val="top"/>
          </w:tcPr>
          <w:p w:rsidR="00000000" w:rsidDel="00000000" w:rsidP="00000000" w:rsidRDefault="00000000" w:rsidRPr="00000000" w14:paraId="000002F3">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br w:type="textWrapping"/>
              <w:t xml:space="preserve">(0.92)</w:t>
            </w:r>
          </w:p>
        </w:tc>
        <w:tc>
          <w:tcPr>
            <w:shd w:fill="auto" w:val="clear"/>
            <w:tcMar>
              <w:top w:w="0.0" w:type="dxa"/>
              <w:left w:w="108.0" w:type="dxa"/>
              <w:bottom w:w="0.0" w:type="dxa"/>
              <w:right w:w="108.0" w:type="dxa"/>
            </w:tcMar>
            <w:vAlign w:val="top"/>
          </w:tcPr>
          <w:p w:rsidR="00000000" w:rsidDel="00000000" w:rsidP="00000000" w:rsidRDefault="00000000" w:rsidRPr="00000000" w14:paraId="000002F4">
            <w:pPr>
              <w:pageBreakBefore w:val="0"/>
              <w:widowControl w:val="1"/>
              <w:spacing w:before="0" w:line="240" w:lineRule="auto"/>
              <w:ind w:firstLine="0"/>
              <w:jc w:val="center"/>
              <w:rPr>
                <w:sz w:val="24"/>
                <w:szCs w:val="24"/>
              </w:rPr>
            </w:pPr>
            <w:r w:rsidDel="00000000" w:rsidR="00000000" w:rsidRPr="00000000">
              <w:rPr>
                <w:sz w:val="24"/>
                <w:szCs w:val="24"/>
                <w:rtl w:val="0"/>
              </w:rPr>
              <w:t xml:space="preserve">0.18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(5.97)</w:t>
            </w:r>
          </w:p>
        </w:tc>
        <w:tc>
          <w:tcPr>
            <w:shd w:fill="auto" w:val="clear"/>
            <w:tcMar>
              <w:top w:w="0.0" w:type="dxa"/>
              <w:left w:w="108.0" w:type="dxa"/>
              <w:bottom w:w="0.0" w:type="dxa"/>
              <w:right w:w="108.0" w:type="dxa"/>
            </w:tcMar>
            <w:vAlign w:val="top"/>
          </w:tcPr>
          <w:p w:rsidR="00000000" w:rsidDel="00000000" w:rsidP="00000000" w:rsidRDefault="00000000" w:rsidRPr="00000000" w14:paraId="000002F5">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(-5.15)</w:t>
            </w:r>
          </w:p>
        </w:tc>
        <w:tc>
          <w:tcPr>
            <w:shd w:fill="auto" w:val="clear"/>
            <w:tcMar>
              <w:top w:w="0.0" w:type="dxa"/>
              <w:left w:w="108.0" w:type="dxa"/>
              <w:bottom w:w="0.0" w:type="dxa"/>
              <w:right w:w="108.0" w:type="dxa"/>
            </w:tcMar>
            <w:vAlign w:val="top"/>
          </w:tcPr>
          <w:p w:rsidR="00000000" w:rsidDel="00000000" w:rsidP="00000000" w:rsidRDefault="00000000" w:rsidRPr="00000000" w14:paraId="000002F6">
            <w:pPr>
              <w:pageBreakBefore w:val="0"/>
              <w:widowControl w:val="1"/>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(-4.23)</w:t>
            </w:r>
          </w:p>
        </w:tc>
        <w:tc>
          <w:tcPr>
            <w:shd w:fill="auto" w:val="clear"/>
            <w:tcMar>
              <w:top w:w="0.0" w:type="dxa"/>
              <w:left w:w="108.0" w:type="dxa"/>
              <w:bottom w:w="0.0" w:type="dxa"/>
              <w:right w:w="108.0" w:type="dxa"/>
            </w:tcMar>
            <w:vAlign w:val="top"/>
          </w:tcPr>
          <w:p w:rsidR="00000000" w:rsidDel="00000000" w:rsidP="00000000" w:rsidRDefault="00000000" w:rsidRPr="00000000" w14:paraId="000002F7">
            <w:pPr>
              <w:pageBreakBefore w:val="0"/>
              <w:widowControl w:val="1"/>
              <w:spacing w:before="0" w:line="240" w:lineRule="auto"/>
              <w:ind w:firstLine="0"/>
              <w:jc w:val="center"/>
              <w:rPr>
                <w:sz w:val="24"/>
                <w:szCs w:val="24"/>
              </w:rPr>
            </w:pPr>
            <w:r w:rsidDel="00000000" w:rsidR="00000000" w:rsidRPr="00000000">
              <w:rPr>
                <w:sz w:val="24"/>
                <w:szCs w:val="24"/>
                <w:rtl w:val="0"/>
              </w:rPr>
              <w:t xml:space="preserve">0.16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(3.22)</w:t>
            </w:r>
          </w:p>
        </w:tc>
        <w:tc>
          <w:tcPr>
            <w:shd w:fill="auto" w:val="clear"/>
            <w:tcMar>
              <w:top w:w="0.0" w:type="dxa"/>
              <w:left w:w="108.0" w:type="dxa"/>
              <w:bottom w:w="0.0" w:type="dxa"/>
              <w:right w:w="108.0" w:type="dxa"/>
            </w:tcMar>
            <w:vAlign w:val="top"/>
          </w:tcPr>
          <w:p w:rsidR="00000000" w:rsidDel="00000000" w:rsidP="00000000" w:rsidRDefault="00000000" w:rsidRPr="00000000" w14:paraId="000002F8">
            <w:pPr>
              <w:pageBreakBefore w:val="0"/>
              <w:widowControl w:val="1"/>
              <w:spacing w:before="0" w:line="240" w:lineRule="auto"/>
              <w:ind w:firstLine="0"/>
              <w:jc w:val="center"/>
              <w:rPr>
                <w:sz w:val="24"/>
                <w:szCs w:val="24"/>
              </w:rPr>
            </w:pPr>
            <w:r w:rsidDel="00000000" w:rsidR="00000000" w:rsidRPr="00000000">
              <w:rPr>
                <w:sz w:val="24"/>
                <w:szCs w:val="24"/>
                <w:rtl w:val="0"/>
              </w:rPr>
              <w:t xml:space="preserve">-0.02</w:t>
              <w:br w:type="textWrapping"/>
              <w:t xml:space="preserve">(-0.43)</w:t>
            </w:r>
          </w:p>
        </w:tc>
        <w:tc>
          <w:tcPr>
            <w:shd w:fill="auto" w:val="clear"/>
            <w:tcMar>
              <w:top w:w="0.0" w:type="dxa"/>
              <w:left w:w="108.0" w:type="dxa"/>
              <w:bottom w:w="0.0" w:type="dxa"/>
              <w:right w:w="108.0" w:type="dxa"/>
            </w:tcMar>
            <w:vAlign w:val="top"/>
          </w:tcPr>
          <w:p w:rsidR="00000000" w:rsidDel="00000000" w:rsidP="00000000" w:rsidRDefault="00000000" w:rsidRPr="00000000" w14:paraId="000002F9">
            <w:pPr>
              <w:pageBreakBefore w:val="0"/>
              <w:widowControl w:val="1"/>
              <w:spacing w:before="0" w:line="240" w:lineRule="auto"/>
              <w:ind w:firstLine="0"/>
              <w:jc w:val="center"/>
              <w:rPr>
                <w:sz w:val="24"/>
                <w:szCs w:val="24"/>
              </w:rPr>
            </w:pPr>
            <w:r w:rsidDel="00000000" w:rsidR="00000000" w:rsidRPr="00000000">
              <w:rPr>
                <w:sz w:val="24"/>
                <w:szCs w:val="24"/>
                <w:rtl w:val="0"/>
              </w:rPr>
              <w:t xml:space="preserve">-0.06</w:t>
              <w:br w:type="textWrapping"/>
              <w:t xml:space="preserve">(-0.86)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A">
            <w:pPr>
              <w:pageBreakBefore w:val="0"/>
              <w:widowControl w:val="1"/>
              <w:spacing w:before="0" w:line="240" w:lineRule="auto"/>
              <w:ind w:firstLine="0"/>
              <w:jc w:val="left"/>
              <w:rPr>
                <w:sz w:val="24"/>
                <w:szCs w:val="24"/>
              </w:rPr>
            </w:pPr>
            <w:r w:rsidDel="00000000" w:rsidR="00000000" w:rsidRPr="00000000">
              <w:rPr>
                <w:sz w:val="24"/>
                <w:szCs w:val="24"/>
                <w:rtl w:val="0"/>
              </w:rPr>
              <w:t xml:space="preserve">2002</w:t>
            </w:r>
          </w:p>
        </w:tc>
        <w:tc>
          <w:tcPr>
            <w:shd w:fill="auto" w:val="clear"/>
            <w:tcMar>
              <w:top w:w="0.0" w:type="dxa"/>
              <w:left w:w="108.0" w:type="dxa"/>
              <w:bottom w:w="0.0" w:type="dxa"/>
              <w:right w:w="108.0" w:type="dxa"/>
            </w:tcMar>
            <w:vAlign w:val="top"/>
          </w:tcPr>
          <w:p w:rsidR="00000000" w:rsidDel="00000000" w:rsidP="00000000" w:rsidRDefault="00000000" w:rsidRPr="00000000" w14:paraId="000002FB">
            <w:pPr>
              <w:pageBreakBefore w:val="0"/>
              <w:widowControl w:val="1"/>
              <w:spacing w:before="0" w:line="240" w:lineRule="auto"/>
              <w:ind w:firstLine="0"/>
              <w:jc w:val="center"/>
              <w:rPr>
                <w:sz w:val="24"/>
                <w:szCs w:val="24"/>
              </w:rPr>
            </w:pPr>
            <w:r w:rsidDel="00000000" w:rsidR="00000000" w:rsidRPr="00000000">
              <w:rPr>
                <w:sz w:val="24"/>
                <w:szCs w:val="24"/>
                <w:rtl w:val="0"/>
              </w:rPr>
              <w:t xml:space="preserve">-0.29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(-7.01)</w:t>
            </w:r>
          </w:p>
        </w:tc>
        <w:tc>
          <w:tcPr>
            <w:shd w:fill="auto" w:val="clear"/>
            <w:tcMar>
              <w:top w:w="0.0" w:type="dxa"/>
              <w:left w:w="108.0" w:type="dxa"/>
              <w:bottom w:w="0.0" w:type="dxa"/>
              <w:right w:w="108.0" w:type="dxa"/>
            </w:tcMar>
            <w:vAlign w:val="top"/>
          </w:tcPr>
          <w:p w:rsidR="00000000" w:rsidDel="00000000" w:rsidP="00000000" w:rsidRDefault="00000000" w:rsidRPr="00000000" w14:paraId="000002FC">
            <w:pPr>
              <w:pageBreakBefore w:val="0"/>
              <w:widowControl w:val="1"/>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(-4.49)</w:t>
            </w:r>
          </w:p>
        </w:tc>
        <w:tc>
          <w:tcPr>
            <w:shd w:fill="auto" w:val="clear"/>
            <w:tcMar>
              <w:top w:w="0.0" w:type="dxa"/>
              <w:left w:w="108.0" w:type="dxa"/>
              <w:bottom w:w="0.0" w:type="dxa"/>
              <w:right w:w="108.0" w:type="dxa"/>
            </w:tcMar>
            <w:vAlign w:val="top"/>
          </w:tcPr>
          <w:p w:rsidR="00000000" w:rsidDel="00000000" w:rsidP="00000000" w:rsidRDefault="00000000" w:rsidRPr="00000000" w14:paraId="000002FD">
            <w:pPr>
              <w:pageBreakBefore w:val="0"/>
              <w:widowControl w:val="1"/>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(6.58)</w:t>
            </w:r>
          </w:p>
        </w:tc>
        <w:tc>
          <w:tcPr>
            <w:shd w:fill="auto" w:val="clear"/>
            <w:tcMar>
              <w:top w:w="0.0" w:type="dxa"/>
              <w:left w:w="108.0" w:type="dxa"/>
              <w:bottom w:w="0.0" w:type="dxa"/>
              <w:right w:w="108.0" w:type="dxa"/>
            </w:tcMar>
            <w:vAlign w:val="top"/>
          </w:tcPr>
          <w:p w:rsidR="00000000" w:rsidDel="00000000" w:rsidP="00000000" w:rsidRDefault="00000000" w:rsidRPr="00000000" w14:paraId="000002FE">
            <w:pPr>
              <w:pageBreakBefore w:val="0"/>
              <w:widowControl w:val="1"/>
              <w:spacing w:before="0" w:line="240" w:lineRule="auto"/>
              <w:ind w:firstLine="0"/>
              <w:jc w:val="center"/>
              <w:rPr>
                <w:sz w:val="24"/>
                <w:szCs w:val="24"/>
              </w:rPr>
            </w:pPr>
            <w:r w:rsidDel="00000000" w:rsidR="00000000" w:rsidRPr="00000000">
              <w:rPr>
                <w:sz w:val="24"/>
                <w:szCs w:val="24"/>
                <w:rtl w:val="0"/>
              </w:rPr>
              <w:t xml:space="preserve">-0.23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(-6.91)</w:t>
            </w:r>
          </w:p>
        </w:tc>
        <w:tc>
          <w:tcPr>
            <w:shd w:fill="auto" w:val="clear"/>
            <w:tcMar>
              <w:top w:w="0.0" w:type="dxa"/>
              <w:left w:w="108.0" w:type="dxa"/>
              <w:bottom w:w="0.0" w:type="dxa"/>
              <w:right w:w="108.0" w:type="dxa"/>
            </w:tcMar>
            <w:vAlign w:val="top"/>
          </w:tcPr>
          <w:p w:rsidR="00000000" w:rsidDel="00000000" w:rsidP="00000000" w:rsidRDefault="00000000" w:rsidRPr="00000000" w14:paraId="000002FF">
            <w:pPr>
              <w:pageBreakBefore w:val="0"/>
              <w:widowControl w:val="1"/>
              <w:spacing w:before="0" w:line="240" w:lineRule="auto"/>
              <w:ind w:firstLine="0"/>
              <w:jc w:val="center"/>
              <w:rPr>
                <w:sz w:val="24"/>
                <w:szCs w:val="24"/>
              </w:rPr>
            </w:pPr>
            <w:r w:rsidDel="00000000" w:rsidR="00000000" w:rsidRPr="00000000">
              <w:rPr>
                <w:sz w:val="24"/>
                <w:szCs w:val="24"/>
                <w:rtl w:val="0"/>
              </w:rPr>
              <w:t xml:space="preserve">-0.26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(-5.53)</w:t>
            </w:r>
          </w:p>
        </w:tc>
        <w:tc>
          <w:tcPr>
            <w:shd w:fill="auto" w:val="clear"/>
            <w:tcMar>
              <w:top w:w="0.0" w:type="dxa"/>
              <w:left w:w="108.0" w:type="dxa"/>
              <w:bottom w:w="0.0" w:type="dxa"/>
              <w:right w:w="108.0" w:type="dxa"/>
            </w:tcMar>
            <w:vAlign w:val="top"/>
          </w:tcPr>
          <w:p w:rsidR="00000000" w:rsidDel="00000000" w:rsidP="00000000" w:rsidRDefault="00000000" w:rsidRPr="00000000" w14:paraId="00000300">
            <w:pPr>
              <w:pageBreakBefore w:val="0"/>
              <w:widowControl w:val="1"/>
              <w:spacing w:before="0" w:line="240" w:lineRule="auto"/>
              <w:ind w:firstLine="0"/>
              <w:jc w:val="center"/>
              <w:rPr>
                <w:sz w:val="24"/>
                <w:szCs w:val="24"/>
              </w:rPr>
            </w:pPr>
            <w:r w:rsidDel="00000000" w:rsidR="00000000" w:rsidRPr="00000000">
              <w:rPr>
                <w:sz w:val="24"/>
                <w:szCs w:val="24"/>
                <w:rtl w:val="0"/>
              </w:rPr>
              <w:t xml:space="preserve">0.31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(4.46)</w:t>
            </w:r>
          </w:p>
        </w:tc>
        <w:tc>
          <w:tcPr>
            <w:shd w:fill="auto" w:val="clear"/>
            <w:tcMar>
              <w:top w:w="0.0" w:type="dxa"/>
              <w:left w:w="108.0" w:type="dxa"/>
              <w:bottom w:w="0.0" w:type="dxa"/>
              <w:right w:w="108.0" w:type="dxa"/>
            </w:tcMar>
            <w:vAlign w:val="top"/>
          </w:tcPr>
          <w:p w:rsidR="00000000" w:rsidDel="00000000" w:rsidP="00000000" w:rsidRDefault="00000000" w:rsidRPr="00000000" w14:paraId="00000301">
            <w:pPr>
              <w:pageBreakBefore w:val="0"/>
              <w:widowControl w:val="1"/>
              <w:spacing w:before="0" w:line="240" w:lineRule="auto"/>
              <w:ind w:firstLine="0"/>
              <w:jc w:val="center"/>
              <w:rPr>
                <w:sz w:val="24"/>
                <w:szCs w:val="24"/>
              </w:rPr>
            </w:pPr>
            <w:r w:rsidDel="00000000" w:rsidR="00000000" w:rsidRPr="00000000">
              <w:rPr>
                <w:sz w:val="24"/>
                <w:szCs w:val="24"/>
                <w:rtl w:val="0"/>
              </w:rPr>
              <w:t xml:space="preserve">-0.30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(-5.17)</w:t>
            </w:r>
          </w:p>
        </w:tc>
        <w:tc>
          <w:tcPr>
            <w:shd w:fill="auto" w:val="clear"/>
            <w:tcMar>
              <w:top w:w="0.0" w:type="dxa"/>
              <w:left w:w="108.0" w:type="dxa"/>
              <w:bottom w:w="0.0" w:type="dxa"/>
              <w:right w:w="108.0" w:type="dxa"/>
            </w:tcMar>
            <w:vAlign w:val="top"/>
          </w:tcPr>
          <w:p w:rsidR="00000000" w:rsidDel="00000000" w:rsidP="00000000" w:rsidRDefault="00000000" w:rsidRPr="00000000" w14:paraId="00000302">
            <w:pPr>
              <w:pageBreakBefore w:val="0"/>
              <w:widowControl w:val="1"/>
              <w:spacing w:before="0" w:line="240" w:lineRule="auto"/>
              <w:ind w:firstLine="0"/>
              <w:jc w:val="center"/>
              <w:rPr>
                <w:sz w:val="24"/>
                <w:szCs w:val="24"/>
              </w:rPr>
            </w:pPr>
            <w:r w:rsidDel="00000000" w:rsidR="00000000" w:rsidRPr="00000000">
              <w:rPr>
                <w:sz w:val="24"/>
                <w:szCs w:val="24"/>
                <w:rtl w:val="0"/>
              </w:rPr>
              <w:t xml:space="preserve">-0.25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3">
            <w:pPr>
              <w:pageBreakBefore w:val="0"/>
              <w:widowControl w:val="1"/>
              <w:spacing w:before="0" w:line="240" w:lineRule="auto"/>
              <w:ind w:firstLine="0"/>
              <w:jc w:val="left"/>
              <w:rPr>
                <w:sz w:val="24"/>
                <w:szCs w:val="24"/>
              </w:rPr>
            </w:pPr>
            <w:r w:rsidDel="00000000" w:rsidR="00000000" w:rsidRPr="00000000">
              <w:rPr>
                <w:sz w:val="24"/>
                <w:szCs w:val="24"/>
                <w:rtl w:val="0"/>
              </w:rPr>
              <w:t xml:space="preserve">2008</w:t>
            </w:r>
          </w:p>
        </w:tc>
        <w:tc>
          <w:tcPr>
            <w:shd w:fill="auto" w:val="clear"/>
            <w:tcMar>
              <w:top w:w="0.0" w:type="dxa"/>
              <w:left w:w="108.0" w:type="dxa"/>
              <w:bottom w:w="0.0" w:type="dxa"/>
              <w:right w:w="108.0" w:type="dxa"/>
            </w:tcMar>
            <w:vAlign w:val="top"/>
          </w:tcPr>
          <w:p w:rsidR="00000000" w:rsidDel="00000000" w:rsidP="00000000" w:rsidRDefault="00000000" w:rsidRPr="00000000" w14:paraId="00000304">
            <w:pPr>
              <w:pageBreakBefore w:val="0"/>
              <w:widowControl w:val="1"/>
              <w:spacing w:before="0" w:line="240" w:lineRule="auto"/>
              <w:ind w:firstLine="0"/>
              <w:jc w:val="center"/>
              <w:rPr>
                <w:sz w:val="24"/>
                <w:szCs w:val="24"/>
              </w:rPr>
            </w:pPr>
            <w:r w:rsidDel="00000000" w:rsidR="00000000" w:rsidRPr="00000000">
              <w:rPr>
                <w:sz w:val="24"/>
                <w:szCs w:val="24"/>
                <w:rtl w:val="0"/>
              </w:rPr>
              <w:t xml:space="preserve">-0.55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(-12.25)</w:t>
            </w:r>
          </w:p>
        </w:tc>
        <w:tc>
          <w:tcPr>
            <w:shd w:fill="auto" w:val="clear"/>
            <w:tcMar>
              <w:top w:w="0.0" w:type="dxa"/>
              <w:left w:w="108.0" w:type="dxa"/>
              <w:bottom w:w="0.0" w:type="dxa"/>
              <w:right w:w="108.0" w:type="dxa"/>
            </w:tcMar>
            <w:vAlign w:val="top"/>
          </w:tcPr>
          <w:p w:rsidR="00000000" w:rsidDel="00000000" w:rsidP="00000000" w:rsidRDefault="00000000" w:rsidRPr="00000000" w14:paraId="00000305">
            <w:pPr>
              <w:pageBreakBefore w:val="0"/>
              <w:widowControl w:val="1"/>
              <w:spacing w:before="0" w:line="240" w:lineRule="auto"/>
              <w:ind w:firstLine="0"/>
              <w:jc w:val="center"/>
              <w:rPr>
                <w:sz w:val="24"/>
                <w:szCs w:val="24"/>
              </w:rPr>
            </w:pPr>
            <w:r w:rsidDel="00000000" w:rsidR="00000000" w:rsidRPr="00000000">
              <w:rPr>
                <w:sz w:val="24"/>
                <w:szCs w:val="24"/>
                <w:rtl w:val="0"/>
              </w:rPr>
              <w:t xml:space="preserve">-0.61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(-10.75)</w:t>
            </w:r>
          </w:p>
        </w:tc>
        <w:tc>
          <w:tcPr>
            <w:shd w:fill="auto" w:val="clear"/>
            <w:tcMar>
              <w:top w:w="0.0" w:type="dxa"/>
              <w:left w:w="108.0" w:type="dxa"/>
              <w:bottom w:w="0.0" w:type="dxa"/>
              <w:right w:w="108.0" w:type="dxa"/>
            </w:tcMar>
            <w:vAlign w:val="top"/>
          </w:tcPr>
          <w:p w:rsidR="00000000" w:rsidDel="00000000" w:rsidP="00000000" w:rsidRDefault="00000000" w:rsidRPr="00000000" w14:paraId="00000306">
            <w:pPr>
              <w:pageBreakBefore w:val="0"/>
              <w:widowControl w:val="1"/>
              <w:spacing w:before="0" w:line="240" w:lineRule="auto"/>
              <w:ind w:firstLine="0"/>
              <w:jc w:val="center"/>
              <w:rPr>
                <w:sz w:val="24"/>
                <w:szCs w:val="24"/>
              </w:rPr>
            </w:pPr>
            <w:r w:rsidDel="00000000" w:rsidR="00000000" w:rsidRPr="00000000">
              <w:rPr>
                <w:sz w:val="24"/>
                <w:szCs w:val="24"/>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307">
            <w:pPr>
              <w:pageBreakBefore w:val="0"/>
              <w:widowControl w:val="1"/>
              <w:spacing w:before="0" w:line="240" w:lineRule="auto"/>
              <w:ind w:firstLine="0"/>
              <w:jc w:val="center"/>
              <w:rPr>
                <w:sz w:val="24"/>
                <w:szCs w:val="24"/>
              </w:rPr>
            </w:pPr>
            <w:r w:rsidDel="00000000" w:rsidR="00000000" w:rsidRPr="00000000">
              <w:rPr>
                <w:sz w:val="24"/>
                <w:szCs w:val="24"/>
                <w:rtl w:val="0"/>
              </w:rPr>
              <w:t xml:space="preserve">-0.21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(-5.94)</w:t>
            </w:r>
          </w:p>
        </w:tc>
        <w:tc>
          <w:tcPr>
            <w:shd w:fill="auto" w:val="clear"/>
            <w:tcMar>
              <w:top w:w="0.0" w:type="dxa"/>
              <w:left w:w="108.0" w:type="dxa"/>
              <w:bottom w:w="0.0" w:type="dxa"/>
              <w:right w:w="108.0" w:type="dxa"/>
            </w:tcMar>
            <w:vAlign w:val="top"/>
          </w:tcPr>
          <w:p w:rsidR="00000000" w:rsidDel="00000000" w:rsidP="00000000" w:rsidRDefault="00000000" w:rsidRPr="00000000" w14:paraId="00000308">
            <w:pPr>
              <w:pageBreakBefore w:val="0"/>
              <w:widowControl w:val="1"/>
              <w:spacing w:before="0" w:line="240" w:lineRule="auto"/>
              <w:ind w:firstLine="0"/>
              <w:jc w:val="center"/>
              <w:rPr>
                <w:sz w:val="24"/>
                <w:szCs w:val="24"/>
              </w:rPr>
            </w:pPr>
            <w:r w:rsidDel="00000000" w:rsidR="00000000" w:rsidRPr="00000000">
              <w:rPr>
                <w:sz w:val="24"/>
                <w:szCs w:val="24"/>
                <w:rtl w:val="0"/>
              </w:rPr>
              <w:t xml:space="preserve">-0.51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(-9.24)</w:t>
            </w:r>
          </w:p>
        </w:tc>
        <w:tc>
          <w:tcPr>
            <w:shd w:fill="auto" w:val="clear"/>
            <w:tcMar>
              <w:top w:w="0.0" w:type="dxa"/>
              <w:left w:w="108.0" w:type="dxa"/>
              <w:bottom w:w="0.0" w:type="dxa"/>
              <w:right w:w="108.0" w:type="dxa"/>
            </w:tcMar>
            <w:vAlign w:val="top"/>
          </w:tcPr>
          <w:p w:rsidR="00000000" w:rsidDel="00000000" w:rsidP="00000000" w:rsidRDefault="00000000" w:rsidRPr="00000000" w14:paraId="00000309">
            <w:pPr>
              <w:pageBreakBefore w:val="0"/>
              <w:widowControl w:val="1"/>
              <w:spacing w:before="0" w:line="240" w:lineRule="auto"/>
              <w:ind w:firstLine="0"/>
              <w:jc w:val="center"/>
              <w:rPr>
                <w:sz w:val="24"/>
                <w:szCs w:val="24"/>
              </w:rPr>
            </w:pPr>
            <w:r w:rsidDel="00000000" w:rsidR="00000000" w:rsidRPr="00000000">
              <w:rPr>
                <w:sz w:val="24"/>
                <w:szCs w:val="24"/>
                <w:rtl w:val="0"/>
              </w:rPr>
              <w:t xml:space="preserve">0.11</w:t>
              <w:br w:type="textWrapping"/>
              <w:t xml:space="preserve">(1.36)</w:t>
            </w:r>
          </w:p>
        </w:tc>
        <w:tc>
          <w:tcPr>
            <w:shd w:fill="auto" w:val="clear"/>
            <w:tcMar>
              <w:top w:w="0.0" w:type="dxa"/>
              <w:left w:w="108.0" w:type="dxa"/>
              <w:bottom w:w="0.0" w:type="dxa"/>
              <w:right w:w="108.0" w:type="dxa"/>
            </w:tcMar>
            <w:vAlign w:val="top"/>
          </w:tcPr>
          <w:p w:rsidR="00000000" w:rsidDel="00000000" w:rsidP="00000000" w:rsidRDefault="00000000" w:rsidRPr="00000000" w14:paraId="0000030A">
            <w:pPr>
              <w:pageBreakBefore w:val="0"/>
              <w:widowControl w:val="1"/>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(-9.04)</w:t>
            </w:r>
          </w:p>
        </w:tc>
        <w:tc>
          <w:tcPr>
            <w:shd w:fill="auto" w:val="clear"/>
            <w:tcMar>
              <w:top w:w="0.0" w:type="dxa"/>
              <w:left w:w="108.0" w:type="dxa"/>
              <w:bottom w:w="0.0" w:type="dxa"/>
              <w:right w:w="108.0" w:type="dxa"/>
            </w:tcMar>
            <w:vAlign w:val="top"/>
          </w:tcPr>
          <w:p w:rsidR="00000000" w:rsidDel="00000000" w:rsidP="00000000" w:rsidRDefault="00000000" w:rsidRPr="00000000" w14:paraId="0000030B">
            <w:pPr>
              <w:pageBreakBefore w:val="0"/>
              <w:widowControl w:val="1"/>
              <w:spacing w:before="0" w:line="240" w:lineRule="auto"/>
              <w:ind w:firstLine="0"/>
              <w:jc w:val="center"/>
              <w:rPr>
                <w:sz w:val="24"/>
                <w:szCs w:val="24"/>
              </w:rPr>
            </w:pPr>
            <w:r w:rsidDel="00000000" w:rsidR="00000000" w:rsidRPr="00000000">
              <w:rPr>
                <w:sz w:val="24"/>
                <w:szCs w:val="24"/>
                <w:rtl w:val="0"/>
              </w:rPr>
              <w:t xml:space="preserve">-0.59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(-8.19)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C">
            <w:pPr>
              <w:pageBreakBefore w:val="0"/>
              <w:widowControl w:val="1"/>
              <w:spacing w:before="0" w:line="240" w:lineRule="auto"/>
              <w:ind w:firstLine="0"/>
              <w:jc w:val="left"/>
              <w:rPr>
                <w:sz w:val="24"/>
                <w:szCs w:val="24"/>
              </w:rPr>
            </w:pPr>
            <w:r w:rsidDel="00000000" w:rsidR="00000000" w:rsidRPr="00000000">
              <w:rPr>
                <w:sz w:val="24"/>
                <w:szCs w:val="24"/>
                <w:rtl w:val="0"/>
              </w:rPr>
              <w:t xml:space="preserve">2012</w:t>
            </w:r>
          </w:p>
        </w:tc>
        <w:tc>
          <w:tcPr>
            <w:shd w:fill="auto" w:val="clear"/>
            <w:tcMar>
              <w:top w:w="0.0" w:type="dxa"/>
              <w:left w:w="108.0" w:type="dxa"/>
              <w:bottom w:w="0.0" w:type="dxa"/>
              <w:right w:w="108.0" w:type="dxa"/>
            </w:tcMar>
            <w:vAlign w:val="top"/>
          </w:tcPr>
          <w:p w:rsidR="00000000" w:rsidDel="00000000" w:rsidP="00000000" w:rsidRDefault="00000000" w:rsidRPr="00000000" w14:paraId="0000030D">
            <w:pPr>
              <w:pageBreakBefore w:val="0"/>
              <w:widowControl w:val="1"/>
              <w:spacing w:before="0" w:line="240" w:lineRule="auto"/>
              <w:ind w:firstLine="0"/>
              <w:jc w:val="center"/>
              <w:rPr>
                <w:sz w:val="24"/>
                <w:szCs w:val="24"/>
              </w:rPr>
            </w:pPr>
            <w:r w:rsidDel="00000000" w:rsidR="00000000" w:rsidRPr="00000000">
              <w:rPr>
                <w:sz w:val="24"/>
                <w:szCs w:val="24"/>
                <w:rtl w:val="0"/>
              </w:rPr>
              <w:t xml:space="preserve">-0.61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(-12.91)</w:t>
            </w:r>
          </w:p>
        </w:tc>
        <w:tc>
          <w:tcPr>
            <w:shd w:fill="auto" w:val="clear"/>
            <w:tcMar>
              <w:top w:w="0.0" w:type="dxa"/>
              <w:left w:w="108.0" w:type="dxa"/>
              <w:bottom w:w="0.0" w:type="dxa"/>
              <w:right w:w="108.0" w:type="dxa"/>
            </w:tcMar>
            <w:vAlign w:val="top"/>
          </w:tcPr>
          <w:p w:rsidR="00000000" w:rsidDel="00000000" w:rsidP="00000000" w:rsidRDefault="00000000" w:rsidRPr="00000000" w14:paraId="0000030E">
            <w:pPr>
              <w:pageBreakBefore w:val="0"/>
              <w:widowControl w:val="1"/>
              <w:spacing w:before="0" w:line="240" w:lineRule="auto"/>
              <w:ind w:firstLine="0"/>
              <w:jc w:val="center"/>
              <w:rPr>
                <w:sz w:val="24"/>
                <w:szCs w:val="24"/>
              </w:rPr>
            </w:pPr>
            <w:r w:rsidDel="00000000" w:rsidR="00000000" w:rsidRPr="00000000">
              <w:rPr>
                <w:sz w:val="24"/>
                <w:szCs w:val="24"/>
                <w:rtl w:val="0"/>
              </w:rPr>
              <w:t xml:space="preserve">-0.68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30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-0.07</w:t>
              <w:br w:type="textWrapping"/>
              <w:t xml:space="preserve">(-1.71)</w:t>
            </w:r>
          </w:p>
        </w:tc>
        <w:tc>
          <w:tcPr>
            <w:shd w:fill="auto" w:val="clear"/>
            <w:tcMar>
              <w:top w:w="0.0" w:type="dxa"/>
              <w:left w:w="108.0" w:type="dxa"/>
              <w:bottom w:w="0.0" w:type="dxa"/>
              <w:right w:w="108.0" w:type="dxa"/>
            </w:tcMar>
            <w:vAlign w:val="top"/>
          </w:tcPr>
          <w:p w:rsidR="00000000" w:rsidDel="00000000" w:rsidP="00000000" w:rsidRDefault="00000000" w:rsidRPr="00000000" w14:paraId="00000310">
            <w:pPr>
              <w:pageBreakBefore w:val="0"/>
              <w:widowControl w:val="1"/>
              <w:spacing w:before="0" w:line="240" w:lineRule="auto"/>
              <w:ind w:firstLine="0"/>
              <w:jc w:val="center"/>
              <w:rPr>
                <w:sz w:val="24"/>
                <w:szCs w:val="24"/>
              </w:rPr>
            </w:pPr>
            <w:r w:rsidDel="00000000" w:rsidR="00000000" w:rsidRPr="00000000">
              <w:rPr>
                <w:sz w:val="24"/>
                <w:szCs w:val="24"/>
                <w:rtl w:val="0"/>
              </w:rPr>
              <w:t xml:space="preserve">-0.32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(-8.51)</w:t>
            </w:r>
          </w:p>
        </w:tc>
        <w:tc>
          <w:tcPr>
            <w:shd w:fill="auto" w:val="clear"/>
            <w:tcMar>
              <w:top w:w="0.0" w:type="dxa"/>
              <w:left w:w="108.0" w:type="dxa"/>
              <w:bottom w:w="0.0" w:type="dxa"/>
              <w:right w:w="108.0" w:type="dxa"/>
            </w:tcMar>
            <w:vAlign w:val="top"/>
          </w:tcPr>
          <w:p w:rsidR="00000000" w:rsidDel="00000000" w:rsidP="00000000" w:rsidRDefault="00000000" w:rsidRPr="00000000" w14:paraId="00000311">
            <w:pPr>
              <w:pageBreakBefore w:val="0"/>
              <w:widowControl w:val="1"/>
              <w:spacing w:before="0" w:line="240" w:lineRule="auto"/>
              <w:ind w:firstLine="0"/>
              <w:jc w:val="center"/>
              <w:rPr>
                <w:sz w:val="24"/>
                <w:szCs w:val="24"/>
              </w:rPr>
            </w:pPr>
            <w:r w:rsidDel="00000000" w:rsidR="00000000" w:rsidRPr="00000000">
              <w:rPr>
                <w:sz w:val="24"/>
                <w:szCs w:val="24"/>
                <w:rtl w:val="0"/>
              </w:rPr>
              <w:t xml:space="preserve">-0.56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(-9.19)</w:t>
            </w:r>
          </w:p>
        </w:tc>
        <w:tc>
          <w:tcPr>
            <w:shd w:fill="auto" w:val="clear"/>
            <w:tcMar>
              <w:top w:w="0.0" w:type="dxa"/>
              <w:left w:w="108.0" w:type="dxa"/>
              <w:bottom w:w="0.0" w:type="dxa"/>
              <w:right w:w="108.0" w:type="dxa"/>
            </w:tcMar>
            <w:vAlign w:val="top"/>
          </w:tcPr>
          <w:p w:rsidR="00000000" w:rsidDel="00000000" w:rsidP="00000000" w:rsidRDefault="00000000" w:rsidRPr="00000000" w14:paraId="00000312">
            <w:pPr>
              <w:pageBreakBefore w:val="0"/>
              <w:widowControl w:val="1"/>
              <w:spacing w:before="0" w:line="240" w:lineRule="auto"/>
              <w:ind w:firstLine="0"/>
              <w:jc w:val="center"/>
              <w:rPr>
                <w:sz w:val="24"/>
                <w:szCs w:val="24"/>
              </w:rPr>
            </w:pPr>
            <w:r w:rsidDel="00000000" w:rsidR="00000000" w:rsidRPr="00000000">
              <w:rPr>
                <w:sz w:val="24"/>
                <w:szCs w:val="24"/>
                <w:rtl w:val="0"/>
              </w:rPr>
              <w:t xml:space="preserve">0.19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(2.06)</w:t>
            </w:r>
          </w:p>
        </w:tc>
        <w:tc>
          <w:tcPr>
            <w:shd w:fill="auto" w:val="clear"/>
            <w:tcMar>
              <w:top w:w="0.0" w:type="dxa"/>
              <w:left w:w="108.0" w:type="dxa"/>
              <w:bottom w:w="0.0" w:type="dxa"/>
              <w:right w:w="108.0" w:type="dxa"/>
            </w:tcMar>
            <w:vAlign w:val="top"/>
          </w:tcPr>
          <w:p w:rsidR="00000000" w:rsidDel="00000000" w:rsidP="00000000" w:rsidRDefault="00000000" w:rsidRPr="00000000" w14:paraId="00000313">
            <w:pPr>
              <w:pageBreakBefore w:val="0"/>
              <w:widowControl w:val="1"/>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(-8.92)</w:t>
            </w:r>
          </w:p>
        </w:tc>
        <w:tc>
          <w:tcPr>
            <w:shd w:fill="auto" w:val="clear"/>
            <w:tcMar>
              <w:top w:w="0.0" w:type="dxa"/>
              <w:left w:w="108.0" w:type="dxa"/>
              <w:bottom w:w="0.0" w:type="dxa"/>
              <w:right w:w="108.0" w:type="dxa"/>
            </w:tcMar>
            <w:vAlign w:val="top"/>
          </w:tcPr>
          <w:p w:rsidR="00000000" w:rsidDel="00000000" w:rsidP="00000000" w:rsidRDefault="00000000" w:rsidRPr="00000000" w14:paraId="00000314">
            <w:pPr>
              <w:pageBreakBefore w:val="0"/>
              <w:widowControl w:val="1"/>
              <w:spacing w:before="0" w:line="240" w:lineRule="auto"/>
              <w:ind w:firstLine="0"/>
              <w:jc w:val="center"/>
              <w:rPr>
                <w:sz w:val="24"/>
                <w:szCs w:val="24"/>
              </w:rPr>
            </w:pPr>
            <w:r w:rsidDel="00000000" w:rsidR="00000000" w:rsidRPr="00000000">
              <w:rPr>
                <w:sz w:val="24"/>
                <w:szCs w:val="24"/>
                <w:rtl w:val="0"/>
              </w:rPr>
              <w:t xml:space="preserve">-0.63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5">
            <w:pPr>
              <w:pageBreakBefore w:val="0"/>
              <w:widowControl w:val="1"/>
              <w:spacing w:before="0" w:line="240" w:lineRule="auto"/>
              <w:ind w:firstLine="0"/>
              <w:jc w:val="left"/>
              <w:rPr>
                <w:i w:val="1"/>
                <w:iCs w:val="1"/>
                <w:sz w:val="24"/>
                <w:szCs w:val="24"/>
                <w:vertAlign w:val="subscript"/>
              </w:rPr>
            </w:pPr>
            <w:r w:rsidDel="00000000" w:rsidR="00000000" w:rsidRPr="00000000">
              <w:rPr>
                <w:rFonts w:ascii="Cardo" w:cs="Cardo" w:eastAsia="Cardo" w:hAnsi="Cardo"/>
                <w:i w:val="1"/>
                <w:iCs w:val="1"/>
                <w:sz w:val="24"/>
                <w:szCs w:val="24"/>
                <w:rtl w:val="0"/>
              </w:rPr>
              <w:t xml:space="preserve">ɣ</w:t>
            </w:r>
            <w:r w:rsidDel="00000000" w:rsidR="00000000" w:rsidRPr="00000000">
              <w:rPr>
                <w:i w:val="1"/>
                <w:iCs w:val="1"/>
                <w:sz w:val="24"/>
                <w:szCs w:val="24"/>
                <w:vertAlign w:val="subscript"/>
                <w:rtl w:val="0"/>
              </w:rPr>
              <w:t xml:space="preserve">0</w:t>
            </w:r>
          </w:p>
        </w:tc>
        <w:tc>
          <w:tcPr>
            <w:shd w:fill="auto" w:val="clear"/>
            <w:tcMar>
              <w:top w:w="0.0" w:type="dxa"/>
              <w:left w:w="108.0" w:type="dxa"/>
              <w:bottom w:w="0.0" w:type="dxa"/>
              <w:right w:w="108.0" w:type="dxa"/>
            </w:tcMar>
            <w:vAlign w:val="top"/>
          </w:tcPr>
          <w:p w:rsidR="00000000" w:rsidDel="00000000" w:rsidP="00000000" w:rsidRDefault="00000000" w:rsidRPr="00000000" w14:paraId="00000316">
            <w:pPr>
              <w:pageBreakBefore w:val="0"/>
              <w:widowControl w:val="1"/>
              <w:spacing w:before="0" w:line="240" w:lineRule="auto"/>
              <w:ind w:firstLine="0"/>
              <w:jc w:val="center"/>
              <w:rPr>
                <w:sz w:val="24"/>
                <w:szCs w:val="24"/>
              </w:rPr>
            </w:pPr>
            <w:r w:rsidDel="00000000" w:rsidR="00000000" w:rsidRPr="00000000">
              <w:rPr>
                <w:sz w:val="24"/>
                <w:szCs w:val="24"/>
                <w:rtl w:val="0"/>
              </w:rPr>
              <w:t xml:space="preserve">-0.73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(-3.66)</w:t>
            </w:r>
          </w:p>
        </w:tc>
        <w:tc>
          <w:tcPr>
            <w:shd w:fill="auto" w:val="clear"/>
            <w:tcMar>
              <w:top w:w="0.0" w:type="dxa"/>
              <w:left w:w="108.0" w:type="dxa"/>
              <w:bottom w:w="0.0" w:type="dxa"/>
              <w:right w:w="108.0" w:type="dxa"/>
            </w:tcMar>
            <w:vAlign w:val="top"/>
          </w:tcPr>
          <w:p w:rsidR="00000000" w:rsidDel="00000000" w:rsidP="00000000" w:rsidRDefault="00000000" w:rsidRPr="00000000" w14:paraId="00000317">
            <w:pPr>
              <w:pageBreakBefore w:val="0"/>
              <w:widowControl w:val="1"/>
              <w:spacing w:before="0" w:line="240" w:lineRule="auto"/>
              <w:ind w:firstLine="0"/>
              <w:jc w:val="center"/>
              <w:rPr>
                <w:sz w:val="24"/>
                <w:szCs w:val="24"/>
              </w:rPr>
            </w:pPr>
            <w:r w:rsidDel="00000000" w:rsidR="00000000" w:rsidRPr="00000000">
              <w:rPr>
                <w:sz w:val="24"/>
                <w:szCs w:val="24"/>
                <w:rtl w:val="0"/>
              </w:rPr>
              <w:t xml:space="preserve">-1.05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(-5.07)</w:t>
            </w:r>
          </w:p>
        </w:tc>
        <w:tc>
          <w:tcPr>
            <w:shd w:fill="auto" w:val="clear"/>
            <w:tcMar>
              <w:top w:w="0.0" w:type="dxa"/>
              <w:left w:w="108.0" w:type="dxa"/>
              <w:bottom w:w="0.0" w:type="dxa"/>
              <w:right w:w="108.0" w:type="dxa"/>
            </w:tcMar>
            <w:vAlign w:val="top"/>
          </w:tcPr>
          <w:p w:rsidR="00000000" w:rsidDel="00000000" w:rsidP="00000000" w:rsidRDefault="00000000" w:rsidRPr="00000000" w14:paraId="00000318">
            <w:pPr>
              <w:pageBreakBefore w:val="0"/>
              <w:widowControl w:val="1"/>
              <w:spacing w:before="0" w:line="240" w:lineRule="auto"/>
              <w:ind w:firstLine="0"/>
              <w:jc w:val="center"/>
              <w:rPr>
                <w:sz w:val="24"/>
                <w:szCs w:val="24"/>
              </w:rPr>
            </w:pPr>
            <w:r w:rsidDel="00000000" w:rsidR="00000000" w:rsidRPr="00000000">
              <w:rPr>
                <w:sz w:val="24"/>
                <w:szCs w:val="24"/>
                <w:rtl w:val="0"/>
              </w:rPr>
              <w:t xml:space="preserve">-0.19</w:t>
              <w:br w:type="textWrapping"/>
              <w:t xml:space="preserve">(-1.11)</w:t>
            </w:r>
          </w:p>
        </w:tc>
        <w:tc>
          <w:tcPr>
            <w:shd w:fill="auto" w:val="clear"/>
            <w:tcMar>
              <w:top w:w="0.0" w:type="dxa"/>
              <w:left w:w="108.0" w:type="dxa"/>
              <w:bottom w:w="0.0" w:type="dxa"/>
              <w:right w:w="108.0" w:type="dxa"/>
            </w:tcMar>
            <w:vAlign w:val="top"/>
          </w:tcPr>
          <w:p w:rsidR="00000000" w:rsidDel="00000000" w:rsidP="00000000" w:rsidRDefault="00000000" w:rsidRPr="00000000" w14:paraId="00000319">
            <w:pPr>
              <w:pageBreakBefore w:val="0"/>
              <w:widowControl w:val="1"/>
              <w:spacing w:before="0" w:line="240" w:lineRule="auto"/>
              <w:ind w:firstLine="0"/>
              <w:jc w:val="center"/>
              <w:rPr>
                <w:sz w:val="24"/>
                <w:szCs w:val="24"/>
              </w:rPr>
            </w:pPr>
            <w:r w:rsidDel="00000000" w:rsidR="00000000" w:rsidRPr="00000000">
              <w:rPr>
                <w:sz w:val="24"/>
                <w:szCs w:val="24"/>
                <w:rtl w:val="0"/>
              </w:rPr>
              <w:t xml:space="preserve">-1.04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(-5.39)</w:t>
            </w:r>
          </w:p>
        </w:tc>
        <w:tc>
          <w:tcPr>
            <w:shd w:fill="auto" w:val="clear"/>
            <w:tcMar>
              <w:top w:w="0.0" w:type="dxa"/>
              <w:left w:w="108.0" w:type="dxa"/>
              <w:bottom w:w="0.0" w:type="dxa"/>
              <w:right w:w="108.0" w:type="dxa"/>
            </w:tcMar>
            <w:vAlign w:val="top"/>
          </w:tcPr>
          <w:p w:rsidR="00000000" w:rsidDel="00000000" w:rsidP="00000000" w:rsidRDefault="00000000" w:rsidRPr="00000000" w14:paraId="0000031A">
            <w:pPr>
              <w:pageBreakBefore w:val="0"/>
              <w:widowControl w:val="1"/>
              <w:spacing w:before="0" w:line="240" w:lineRule="auto"/>
              <w:ind w:firstLine="0"/>
              <w:jc w:val="center"/>
              <w:rPr>
                <w:sz w:val="24"/>
                <w:szCs w:val="24"/>
              </w:rPr>
            </w:pPr>
            <w:r w:rsidDel="00000000" w:rsidR="00000000" w:rsidRPr="00000000">
              <w:rPr>
                <w:sz w:val="24"/>
                <w:szCs w:val="24"/>
                <w:rtl w:val="0"/>
              </w:rPr>
              <w:t xml:space="preserve">-0.66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(-2.73)</w:t>
            </w:r>
          </w:p>
        </w:tc>
        <w:tc>
          <w:tcPr>
            <w:shd w:fill="auto" w:val="clear"/>
            <w:tcMar>
              <w:top w:w="0.0" w:type="dxa"/>
              <w:left w:w="108.0" w:type="dxa"/>
              <w:bottom w:w="0.0" w:type="dxa"/>
              <w:right w:w="108.0" w:type="dxa"/>
            </w:tcMar>
            <w:vAlign w:val="top"/>
          </w:tcPr>
          <w:p w:rsidR="00000000" w:rsidDel="00000000" w:rsidP="00000000" w:rsidRDefault="00000000" w:rsidRPr="00000000" w14:paraId="0000031B">
            <w:pPr>
              <w:pageBreakBefore w:val="0"/>
              <w:widowControl w:val="1"/>
              <w:spacing w:before="0" w:line="240" w:lineRule="auto"/>
              <w:ind w:firstLine="0"/>
              <w:jc w:val="center"/>
              <w:rPr>
                <w:sz w:val="24"/>
                <w:szCs w:val="24"/>
              </w:rPr>
            </w:pPr>
            <w:r w:rsidDel="00000000" w:rsidR="00000000" w:rsidRPr="00000000">
              <w:rPr>
                <w:sz w:val="24"/>
                <w:szCs w:val="24"/>
                <w:rtl w:val="0"/>
              </w:rPr>
              <w:t xml:space="preserve">0.30</w:t>
              <w:br w:type="textWrapping"/>
              <w:t xml:space="preserve">(1.14)</w:t>
            </w:r>
          </w:p>
        </w:tc>
        <w:tc>
          <w:tcPr>
            <w:shd w:fill="auto" w:val="clear"/>
            <w:tcMar>
              <w:top w:w="0.0" w:type="dxa"/>
              <w:left w:w="108.0" w:type="dxa"/>
              <w:bottom w:w="0.0" w:type="dxa"/>
              <w:right w:w="108.0" w:type="dxa"/>
            </w:tcMar>
            <w:vAlign w:val="top"/>
          </w:tcPr>
          <w:p w:rsidR="00000000" w:rsidDel="00000000" w:rsidP="00000000" w:rsidRDefault="00000000" w:rsidRPr="00000000" w14:paraId="0000031C">
            <w:pPr>
              <w:pageBreakBefore w:val="0"/>
              <w:widowControl w:val="1"/>
              <w:spacing w:before="0" w:line="240" w:lineRule="auto"/>
              <w:ind w:firstLine="0"/>
              <w:jc w:val="center"/>
              <w:rPr>
                <w:sz w:val="24"/>
                <w:szCs w:val="24"/>
              </w:rPr>
            </w:pPr>
            <w:r w:rsidDel="00000000" w:rsidR="00000000" w:rsidRPr="00000000">
              <w:rPr>
                <w:sz w:val="24"/>
                <w:szCs w:val="24"/>
                <w:rtl w:val="0"/>
              </w:rPr>
              <w:t xml:space="preserve">-2.78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(-7.70)</w:t>
            </w:r>
          </w:p>
        </w:tc>
        <w:tc>
          <w:tcPr>
            <w:shd w:fill="auto" w:val="clear"/>
            <w:tcMar>
              <w:top w:w="0.0" w:type="dxa"/>
              <w:left w:w="108.0" w:type="dxa"/>
              <w:bottom w:w="0.0" w:type="dxa"/>
              <w:right w:w="108.0" w:type="dxa"/>
            </w:tcMar>
            <w:vAlign w:val="top"/>
          </w:tcPr>
          <w:p w:rsidR="00000000" w:rsidDel="00000000" w:rsidP="00000000" w:rsidRDefault="00000000" w:rsidRPr="00000000" w14:paraId="0000031D">
            <w:pPr>
              <w:pageBreakBefore w:val="0"/>
              <w:widowControl w:val="1"/>
              <w:spacing w:before="0" w:line="240" w:lineRule="auto"/>
              <w:ind w:firstLine="0"/>
              <w:jc w:val="center"/>
              <w:rPr>
                <w:sz w:val="24"/>
                <w:szCs w:val="24"/>
              </w:rPr>
            </w:pPr>
            <w:r w:rsidDel="00000000" w:rsidR="00000000" w:rsidRPr="00000000">
              <w:rPr>
                <w:sz w:val="24"/>
                <w:szCs w:val="24"/>
                <w:rtl w:val="0"/>
              </w:rPr>
              <w:t xml:space="preserve">-2.29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E">
            <w:pPr>
              <w:pageBreakBefore w:val="0"/>
              <w:widowControl w:val="1"/>
              <w:spacing w:before="0" w:line="240" w:lineRule="auto"/>
              <w:ind w:firstLine="0"/>
              <w:jc w:val="left"/>
              <w:rPr>
                <w:i w:val="1"/>
                <w:iCs w:val="1"/>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F">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0">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1">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2">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3">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4">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5">
            <w:pPr>
              <w:pageBreakBefore w:val="0"/>
              <w:widowControl w:val="1"/>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6">
            <w:pPr>
              <w:pageBreakBefore w:val="0"/>
              <w:widowControl w:val="1"/>
              <w:spacing w:before="0" w:line="240" w:lineRule="auto"/>
              <w:ind w:firstLine="0"/>
              <w:jc w:val="center"/>
              <w:rPr>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7">
            <w:pPr>
              <w:pageBreakBefore w:val="0"/>
              <w:widowControl w:val="1"/>
              <w:spacing w:before="0" w:line="240" w:lineRule="auto"/>
              <w:ind w:firstLine="0"/>
              <w:jc w:val="left"/>
              <w:rPr>
                <w:i w:val="1"/>
                <w:iCs w:val="1"/>
                <w:sz w:val="24"/>
                <w:szCs w:val="24"/>
                <w:vertAlign w:val="subscript"/>
              </w:rPr>
            </w:pPr>
            <w:r w:rsidDel="00000000" w:rsidR="00000000" w:rsidRPr="00000000">
              <w:rPr>
                <w:i w:val="1"/>
                <w:iCs w:val="1"/>
                <w:sz w:val="24"/>
                <w:szCs w:val="24"/>
                <w:rtl w:val="0"/>
              </w:rPr>
              <w:t xml:space="preserve">v</w:t>
            </w:r>
            <w:r w:rsidDel="00000000" w:rsidR="00000000" w:rsidRPr="00000000">
              <w:rPr>
                <w:i w:val="1"/>
                <w:iCs w:val="1"/>
                <w:sz w:val="24"/>
                <w:szCs w:val="24"/>
                <w:vertAlign w:val="subscript"/>
                <w:rtl w:val="0"/>
              </w:rPr>
              <w:t xml:space="preserve">0j</w:t>
            </w:r>
          </w:p>
        </w:tc>
        <w:tc>
          <w:tcPr>
            <w:shd w:fill="auto" w:val="clear"/>
            <w:tcMar>
              <w:top w:w="0.0" w:type="dxa"/>
              <w:left w:w="108.0" w:type="dxa"/>
              <w:bottom w:w="0.0" w:type="dxa"/>
              <w:right w:w="108.0" w:type="dxa"/>
            </w:tcMar>
            <w:vAlign w:val="top"/>
          </w:tcPr>
          <w:p w:rsidR="00000000" w:rsidDel="00000000" w:rsidP="00000000" w:rsidRDefault="00000000" w:rsidRPr="00000000" w14:paraId="00000328">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29">
            <w:pPr>
              <w:pageBreakBefore w:val="0"/>
              <w:widowControl w:val="1"/>
              <w:spacing w:before="0" w:line="240" w:lineRule="auto"/>
              <w:ind w:firstLine="0"/>
              <w:jc w:val="center"/>
              <w:rPr>
                <w:sz w:val="24"/>
                <w:szCs w:val="24"/>
              </w:rPr>
            </w:pPr>
            <w:r w:rsidDel="00000000" w:rsidR="00000000" w:rsidRPr="00000000">
              <w:rPr>
                <w:sz w:val="24"/>
                <w:szCs w:val="24"/>
                <w:rtl w:val="0"/>
              </w:rPr>
              <w:t xml:space="preserve">0.05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(2.69)</w:t>
            </w:r>
          </w:p>
        </w:tc>
        <w:tc>
          <w:tcPr>
            <w:shd w:fill="auto" w:val="clear"/>
            <w:tcMar>
              <w:top w:w="0.0" w:type="dxa"/>
              <w:left w:w="108.0" w:type="dxa"/>
              <w:bottom w:w="0.0" w:type="dxa"/>
              <w:right w:w="108.0" w:type="dxa"/>
            </w:tcMar>
            <w:vAlign w:val="top"/>
          </w:tcPr>
          <w:p w:rsidR="00000000" w:rsidDel="00000000" w:rsidP="00000000" w:rsidRDefault="00000000" w:rsidRPr="00000000" w14:paraId="0000032A">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(2.52)</w:t>
            </w:r>
          </w:p>
        </w:tc>
        <w:tc>
          <w:tcPr>
            <w:shd w:fill="auto" w:val="clear"/>
            <w:tcMar>
              <w:top w:w="0.0" w:type="dxa"/>
              <w:left w:w="108.0" w:type="dxa"/>
              <w:bottom w:w="0.0" w:type="dxa"/>
              <w:right w:w="108.0" w:type="dxa"/>
            </w:tcMar>
            <w:vAlign w:val="top"/>
          </w:tcPr>
          <w:p w:rsidR="00000000" w:rsidDel="00000000" w:rsidP="00000000" w:rsidRDefault="00000000" w:rsidRPr="00000000" w14:paraId="0000032B">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2C">
            <w:pPr>
              <w:pageBreakBefore w:val="0"/>
              <w:widowControl w:val="1"/>
              <w:spacing w:before="0" w:line="240" w:lineRule="auto"/>
              <w:ind w:firstLine="0"/>
              <w:jc w:val="center"/>
              <w:rPr>
                <w:sz w:val="24"/>
                <w:szCs w:val="24"/>
              </w:rPr>
            </w:pPr>
            <w:r w:rsidDel="00000000" w:rsidR="00000000" w:rsidRPr="00000000">
              <w:rPr>
                <w:sz w:val="24"/>
                <w:szCs w:val="24"/>
                <w:rtl w:val="0"/>
              </w:rPr>
              <w:t xml:space="preserve">0.04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(2.72)</w:t>
            </w:r>
          </w:p>
        </w:tc>
        <w:tc>
          <w:tcPr>
            <w:shd w:fill="auto" w:val="clear"/>
            <w:tcMar>
              <w:top w:w="0.0" w:type="dxa"/>
              <w:left w:w="108.0" w:type="dxa"/>
              <w:bottom w:w="0.0" w:type="dxa"/>
              <w:right w:w="108.0" w:type="dxa"/>
            </w:tcMar>
            <w:vAlign w:val="top"/>
          </w:tcPr>
          <w:p w:rsidR="00000000" w:rsidDel="00000000" w:rsidP="00000000" w:rsidRDefault="00000000" w:rsidRPr="00000000" w14:paraId="0000032D">
            <w:pPr>
              <w:pageBreakBefore w:val="0"/>
              <w:widowControl w:val="1"/>
              <w:spacing w:before="0" w:line="240" w:lineRule="auto"/>
              <w:ind w:firstLine="0"/>
              <w:jc w:val="center"/>
              <w:rPr>
                <w:sz w:val="24"/>
                <w:szCs w:val="24"/>
              </w:rPr>
            </w:pPr>
            <w:r w:rsidDel="00000000" w:rsidR="00000000" w:rsidRPr="00000000">
              <w:rPr>
                <w:sz w:val="24"/>
                <w:szCs w:val="24"/>
                <w:rtl w:val="0"/>
              </w:rPr>
              <w:t xml:space="preserve">0.14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(3.02)</w:t>
            </w:r>
          </w:p>
        </w:tc>
        <w:tc>
          <w:tcPr>
            <w:shd w:fill="auto" w:val="clear"/>
            <w:tcMar>
              <w:top w:w="0.0" w:type="dxa"/>
              <w:left w:w="108.0" w:type="dxa"/>
              <w:bottom w:w="0.0" w:type="dxa"/>
              <w:right w:w="108.0" w:type="dxa"/>
            </w:tcMar>
            <w:vAlign w:val="top"/>
          </w:tcPr>
          <w:p w:rsidR="00000000" w:rsidDel="00000000" w:rsidP="00000000" w:rsidRDefault="00000000" w:rsidRPr="00000000" w14:paraId="0000032E">
            <w:pPr>
              <w:pageBreakBefore w:val="0"/>
              <w:widowControl w:val="1"/>
              <w:spacing w:before="0" w:line="240" w:lineRule="auto"/>
              <w:ind w:firstLine="0"/>
              <w:jc w:val="center"/>
              <w:rPr>
                <w:sz w:val="24"/>
                <w:szCs w:val="24"/>
              </w:rPr>
            </w:pPr>
            <w:r w:rsidDel="00000000" w:rsidR="00000000" w:rsidRPr="00000000">
              <w:rPr>
                <w:sz w:val="24"/>
                <w:szCs w:val="24"/>
                <w:rtl w:val="0"/>
              </w:rPr>
              <w:t xml:space="preserve">0.00</w:t>
              <w:br w:type="textWrapping"/>
              <w:t xml:space="preserve">(0.67)</w:t>
            </w:r>
          </w:p>
        </w:tc>
        <w:tc>
          <w:tcPr>
            <w:shd w:fill="auto" w:val="clear"/>
            <w:tcMar>
              <w:top w:w="0.0" w:type="dxa"/>
              <w:left w:w="108.0" w:type="dxa"/>
              <w:bottom w:w="0.0" w:type="dxa"/>
              <w:right w:w="108.0" w:type="dxa"/>
            </w:tcMar>
            <w:vAlign w:val="top"/>
          </w:tcPr>
          <w:p w:rsidR="00000000" w:rsidDel="00000000" w:rsidP="00000000" w:rsidRDefault="00000000" w:rsidRPr="00000000" w14:paraId="0000032F">
            <w:pPr>
              <w:pageBreakBefore w:val="0"/>
              <w:widowControl w:val="1"/>
              <w:spacing w:before="0" w:line="240" w:lineRule="auto"/>
              <w:ind w:firstLine="0"/>
              <w:jc w:val="center"/>
              <w:rPr>
                <w:sz w:val="24"/>
                <w:szCs w:val="24"/>
              </w:rPr>
            </w:pPr>
            <w:r w:rsidDel="00000000" w:rsidR="00000000" w:rsidRPr="00000000">
              <w:rPr>
                <w:sz w:val="24"/>
                <w:szCs w:val="24"/>
                <w:rtl w:val="0"/>
              </w:rPr>
              <w:t xml:space="preserve">0.01</w:t>
              <w:br w:type="textWrapping"/>
              <w:t xml:space="preserve">(1.57)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30">
            <w:pPr>
              <w:pageBreakBefore w:val="0"/>
              <w:widowControl w:val="1"/>
              <w:spacing w:before="0" w:line="240" w:lineRule="auto"/>
              <w:ind w:firstLine="0"/>
              <w:jc w:val="left"/>
              <w:rPr>
                <w:sz w:val="24"/>
                <w:szCs w:val="24"/>
              </w:rPr>
            </w:pPr>
            <w:r w:rsidDel="00000000" w:rsidR="00000000" w:rsidRPr="00000000">
              <w:rPr>
                <w:sz w:val="24"/>
                <w:szCs w:val="24"/>
                <w:rtl w:val="0"/>
              </w:rPr>
              <w:t xml:space="preserve">Obs</w:t>
            </w:r>
          </w:p>
        </w:tc>
        <w:tc>
          <w:tcPr>
            <w:shd w:fill="auto" w:val="clear"/>
            <w:tcMar>
              <w:top w:w="0.0" w:type="dxa"/>
              <w:left w:w="108.0" w:type="dxa"/>
              <w:bottom w:w="0.0" w:type="dxa"/>
              <w:right w:w="108.0" w:type="dxa"/>
            </w:tcMar>
            <w:vAlign w:val="top"/>
          </w:tcPr>
          <w:p w:rsidR="00000000" w:rsidDel="00000000" w:rsidP="00000000" w:rsidRDefault="00000000" w:rsidRPr="00000000" w14:paraId="00000331">
            <w:pPr>
              <w:pageBreakBefore w:val="0"/>
              <w:widowControl w:val="1"/>
              <w:spacing w:before="0" w:line="240" w:lineRule="auto"/>
              <w:ind w:firstLine="0"/>
              <w:jc w:val="center"/>
              <w:rPr>
                <w:sz w:val="24"/>
                <w:szCs w:val="24"/>
              </w:rPr>
            </w:pPr>
            <w:r w:rsidDel="00000000" w:rsidR="00000000" w:rsidRPr="00000000">
              <w:rPr>
                <w:sz w:val="24"/>
                <w:szCs w:val="24"/>
                <w:rtl w:val="0"/>
              </w:rPr>
              <w:t xml:space="preserve">71902</w:t>
            </w:r>
          </w:p>
        </w:tc>
        <w:tc>
          <w:tcPr>
            <w:shd w:fill="auto" w:val="clear"/>
            <w:tcMar>
              <w:top w:w="0.0" w:type="dxa"/>
              <w:left w:w="108.0" w:type="dxa"/>
              <w:bottom w:w="0.0" w:type="dxa"/>
              <w:right w:w="108.0" w:type="dxa"/>
            </w:tcMar>
            <w:vAlign w:val="top"/>
          </w:tcPr>
          <w:p w:rsidR="00000000" w:rsidDel="00000000" w:rsidP="00000000" w:rsidRDefault="00000000" w:rsidRPr="00000000" w14:paraId="00000332">
            <w:pPr>
              <w:pageBreakBefore w:val="0"/>
              <w:widowControl w:val="1"/>
              <w:spacing w:before="0" w:line="240" w:lineRule="auto"/>
              <w:ind w:firstLine="0"/>
              <w:jc w:val="center"/>
              <w:rPr>
                <w:sz w:val="24"/>
                <w:szCs w:val="24"/>
              </w:rPr>
            </w:pPr>
            <w:r w:rsidDel="00000000" w:rsidR="00000000" w:rsidRPr="00000000">
              <w:rPr>
                <w:sz w:val="24"/>
                <w:szCs w:val="24"/>
                <w:rtl w:val="0"/>
              </w:rPr>
              <w:t xml:space="preserve">71941</w:t>
            </w:r>
          </w:p>
        </w:tc>
        <w:tc>
          <w:tcPr>
            <w:shd w:fill="auto" w:val="clear"/>
            <w:tcMar>
              <w:top w:w="0.0" w:type="dxa"/>
              <w:left w:w="108.0" w:type="dxa"/>
              <w:bottom w:w="0.0" w:type="dxa"/>
              <w:right w:w="108.0" w:type="dxa"/>
            </w:tcMar>
            <w:vAlign w:val="top"/>
          </w:tcPr>
          <w:p w:rsidR="00000000" w:rsidDel="00000000" w:rsidP="00000000" w:rsidRDefault="00000000" w:rsidRPr="00000000" w14:paraId="00000333">
            <w:pPr>
              <w:pageBreakBefore w:val="0"/>
              <w:widowControl w:val="1"/>
              <w:spacing w:before="0" w:line="240" w:lineRule="auto"/>
              <w:ind w:firstLine="0"/>
              <w:jc w:val="center"/>
              <w:rPr>
                <w:sz w:val="24"/>
                <w:szCs w:val="24"/>
              </w:rPr>
            </w:pPr>
            <w:r w:rsidDel="00000000" w:rsidR="00000000" w:rsidRPr="00000000">
              <w:rPr>
                <w:sz w:val="24"/>
                <w:szCs w:val="24"/>
                <w:rtl w:val="0"/>
              </w:rPr>
              <w:t xml:space="preserve">96315</w:t>
            </w:r>
          </w:p>
        </w:tc>
        <w:tc>
          <w:tcPr>
            <w:shd w:fill="auto" w:val="clear"/>
            <w:tcMar>
              <w:top w:w="0.0" w:type="dxa"/>
              <w:left w:w="108.0" w:type="dxa"/>
              <w:bottom w:w="0.0" w:type="dxa"/>
              <w:right w:w="108.0" w:type="dxa"/>
            </w:tcMar>
            <w:vAlign w:val="top"/>
          </w:tcPr>
          <w:p w:rsidR="00000000" w:rsidDel="00000000" w:rsidP="00000000" w:rsidRDefault="00000000" w:rsidRPr="00000000" w14:paraId="00000334">
            <w:pPr>
              <w:pageBreakBefore w:val="0"/>
              <w:widowControl w:val="1"/>
              <w:spacing w:before="0" w:line="240" w:lineRule="auto"/>
              <w:ind w:firstLine="0"/>
              <w:jc w:val="center"/>
              <w:rPr>
                <w:sz w:val="24"/>
                <w:szCs w:val="24"/>
              </w:rPr>
            </w:pPr>
            <w:r w:rsidDel="00000000" w:rsidR="00000000" w:rsidRPr="00000000">
              <w:rPr>
                <w:sz w:val="24"/>
                <w:szCs w:val="24"/>
                <w:rtl w:val="0"/>
              </w:rPr>
              <w:t xml:space="preserve">96487</w:t>
            </w:r>
          </w:p>
        </w:tc>
        <w:tc>
          <w:tcPr>
            <w:shd w:fill="auto" w:val="clear"/>
            <w:tcMar>
              <w:top w:w="0.0" w:type="dxa"/>
              <w:left w:w="108.0" w:type="dxa"/>
              <w:bottom w:w="0.0" w:type="dxa"/>
              <w:right w:w="108.0" w:type="dxa"/>
            </w:tcMar>
            <w:vAlign w:val="top"/>
          </w:tcPr>
          <w:p w:rsidR="00000000" w:rsidDel="00000000" w:rsidP="00000000" w:rsidRDefault="00000000" w:rsidRPr="00000000" w14:paraId="00000335">
            <w:pPr>
              <w:pageBreakBefore w:val="0"/>
              <w:widowControl w:val="1"/>
              <w:spacing w:before="0" w:line="240" w:lineRule="auto"/>
              <w:ind w:firstLine="0"/>
              <w:jc w:val="center"/>
              <w:rPr>
                <w:sz w:val="24"/>
                <w:szCs w:val="24"/>
              </w:rPr>
            </w:pPr>
            <w:r w:rsidDel="00000000" w:rsidR="00000000" w:rsidRPr="00000000">
              <w:rPr>
                <w:sz w:val="24"/>
                <w:szCs w:val="24"/>
                <w:rtl w:val="0"/>
              </w:rPr>
              <w:t xml:space="preserve">96559</w:t>
            </w:r>
          </w:p>
        </w:tc>
        <w:tc>
          <w:tcPr>
            <w:shd w:fill="auto" w:val="clear"/>
            <w:tcMar>
              <w:top w:w="0.0" w:type="dxa"/>
              <w:left w:w="108.0" w:type="dxa"/>
              <w:bottom w:w="0.0" w:type="dxa"/>
              <w:right w:w="108.0" w:type="dxa"/>
            </w:tcMar>
            <w:vAlign w:val="top"/>
          </w:tcPr>
          <w:p w:rsidR="00000000" w:rsidDel="00000000" w:rsidP="00000000" w:rsidRDefault="00000000" w:rsidRPr="00000000" w14:paraId="00000336">
            <w:pPr>
              <w:pageBreakBefore w:val="0"/>
              <w:widowControl w:val="1"/>
              <w:spacing w:before="0" w:line="240" w:lineRule="auto"/>
              <w:ind w:firstLine="0"/>
              <w:jc w:val="center"/>
              <w:rPr>
                <w:sz w:val="24"/>
                <w:szCs w:val="24"/>
              </w:rPr>
            </w:pPr>
            <w:r w:rsidDel="00000000" w:rsidR="00000000" w:rsidRPr="00000000">
              <w:rPr>
                <w:sz w:val="24"/>
                <w:szCs w:val="24"/>
                <w:rtl w:val="0"/>
              </w:rPr>
              <w:t xml:space="preserve">96640</w:t>
            </w:r>
          </w:p>
        </w:tc>
        <w:tc>
          <w:tcPr>
            <w:shd w:fill="auto" w:val="clear"/>
            <w:tcMar>
              <w:top w:w="0.0" w:type="dxa"/>
              <w:left w:w="108.0" w:type="dxa"/>
              <w:bottom w:w="0.0" w:type="dxa"/>
              <w:right w:w="108.0" w:type="dxa"/>
            </w:tcMar>
            <w:vAlign w:val="top"/>
          </w:tcPr>
          <w:p w:rsidR="00000000" w:rsidDel="00000000" w:rsidP="00000000" w:rsidRDefault="00000000" w:rsidRPr="00000000" w14:paraId="00000337">
            <w:pPr>
              <w:pageBreakBefore w:val="0"/>
              <w:widowControl w:val="1"/>
              <w:spacing w:before="0" w:line="240" w:lineRule="auto"/>
              <w:ind w:firstLine="0"/>
              <w:jc w:val="center"/>
              <w:rPr>
                <w:sz w:val="24"/>
                <w:szCs w:val="24"/>
              </w:rPr>
            </w:pPr>
            <w:r w:rsidDel="00000000" w:rsidR="00000000" w:rsidRPr="00000000">
              <w:rPr>
                <w:sz w:val="24"/>
                <w:szCs w:val="24"/>
                <w:rtl w:val="0"/>
              </w:rPr>
              <w:t xml:space="preserve">96462</w:t>
            </w:r>
          </w:p>
        </w:tc>
        <w:tc>
          <w:tcPr>
            <w:shd w:fill="auto" w:val="clear"/>
            <w:tcMar>
              <w:top w:w="0.0" w:type="dxa"/>
              <w:left w:w="108.0" w:type="dxa"/>
              <w:bottom w:w="0.0" w:type="dxa"/>
              <w:right w:w="108.0" w:type="dxa"/>
            </w:tcMar>
            <w:vAlign w:val="top"/>
          </w:tcPr>
          <w:p w:rsidR="00000000" w:rsidDel="00000000" w:rsidP="00000000" w:rsidRDefault="00000000" w:rsidRPr="00000000" w14:paraId="00000338">
            <w:pPr>
              <w:pageBreakBefore w:val="0"/>
              <w:widowControl w:val="1"/>
              <w:spacing w:before="0" w:line="240" w:lineRule="auto"/>
              <w:ind w:firstLine="0"/>
              <w:jc w:val="center"/>
              <w:rPr>
                <w:sz w:val="24"/>
                <w:szCs w:val="24"/>
              </w:rPr>
            </w:pPr>
            <w:r w:rsidDel="00000000" w:rsidR="00000000" w:rsidRPr="00000000">
              <w:rPr>
                <w:sz w:val="24"/>
                <w:szCs w:val="24"/>
                <w:rtl w:val="0"/>
              </w:rPr>
              <w:t xml:space="preserve">96529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39">
            <w:pPr>
              <w:pageBreakBefore w:val="0"/>
              <w:widowControl w:val="1"/>
              <w:spacing w:before="0" w:line="240" w:lineRule="auto"/>
              <w:ind w:firstLine="0"/>
              <w:jc w:val="left"/>
              <w:rPr>
                <w:sz w:val="24"/>
                <w:szCs w:val="24"/>
              </w:rPr>
            </w:pPr>
            <w:r w:rsidDel="00000000" w:rsidR="00000000" w:rsidRPr="00000000">
              <w:rPr>
                <w:sz w:val="24"/>
                <w:szCs w:val="24"/>
                <w:rtl w:val="0"/>
              </w:rPr>
              <w:t xml:space="preserve">BIC</w:t>
            </w:r>
          </w:p>
        </w:tc>
        <w:tc>
          <w:tcPr>
            <w:shd w:fill="auto" w:val="clear"/>
            <w:tcMar>
              <w:top w:w="0.0" w:type="dxa"/>
              <w:left w:w="108.0" w:type="dxa"/>
              <w:bottom w:w="0.0" w:type="dxa"/>
              <w:right w:w="108.0" w:type="dxa"/>
            </w:tcMar>
            <w:vAlign w:val="top"/>
          </w:tcPr>
          <w:p w:rsidR="00000000" w:rsidDel="00000000" w:rsidP="00000000" w:rsidRDefault="00000000" w:rsidRPr="00000000" w14:paraId="0000033A">
            <w:pPr>
              <w:pageBreakBefore w:val="0"/>
              <w:widowControl w:val="1"/>
              <w:spacing w:before="0" w:line="240" w:lineRule="auto"/>
              <w:ind w:firstLine="0"/>
              <w:jc w:val="center"/>
              <w:rPr>
                <w:sz w:val="24"/>
                <w:szCs w:val="24"/>
              </w:rPr>
            </w:pPr>
            <w:r w:rsidDel="00000000" w:rsidR="00000000" w:rsidRPr="00000000">
              <w:rPr>
                <w:sz w:val="24"/>
                <w:szCs w:val="24"/>
                <w:rtl w:val="0"/>
              </w:rPr>
              <w:t xml:space="preserve">81534.6</w:t>
            </w:r>
          </w:p>
        </w:tc>
        <w:tc>
          <w:tcPr>
            <w:shd w:fill="auto" w:val="clear"/>
            <w:tcMar>
              <w:top w:w="0.0" w:type="dxa"/>
              <w:left w:w="108.0" w:type="dxa"/>
              <w:bottom w:w="0.0" w:type="dxa"/>
              <w:right w:w="108.0" w:type="dxa"/>
            </w:tcMar>
            <w:vAlign w:val="top"/>
          </w:tcPr>
          <w:p w:rsidR="00000000" w:rsidDel="00000000" w:rsidP="00000000" w:rsidRDefault="00000000" w:rsidRPr="00000000" w14:paraId="0000033B">
            <w:pPr>
              <w:pageBreakBefore w:val="0"/>
              <w:widowControl w:val="1"/>
              <w:spacing w:before="0" w:line="240" w:lineRule="auto"/>
              <w:ind w:firstLine="0"/>
              <w:jc w:val="center"/>
              <w:rPr>
                <w:sz w:val="24"/>
                <w:szCs w:val="24"/>
              </w:rPr>
            </w:pPr>
            <w:r w:rsidDel="00000000" w:rsidR="00000000" w:rsidRPr="00000000">
              <w:rPr>
                <w:sz w:val="24"/>
                <w:szCs w:val="24"/>
                <w:rtl w:val="0"/>
              </w:rPr>
              <w:t xml:space="preserve">83104.9</w:t>
            </w:r>
          </w:p>
        </w:tc>
        <w:tc>
          <w:tcPr>
            <w:shd w:fill="auto" w:val="clear"/>
            <w:tcMar>
              <w:top w:w="0.0" w:type="dxa"/>
              <w:left w:w="108.0" w:type="dxa"/>
              <w:bottom w:w="0.0" w:type="dxa"/>
              <w:right w:w="108.0" w:type="dxa"/>
            </w:tcMar>
            <w:vAlign w:val="top"/>
          </w:tcPr>
          <w:p w:rsidR="00000000" w:rsidDel="00000000" w:rsidP="00000000" w:rsidRDefault="00000000" w:rsidRPr="00000000" w14:paraId="0000033C">
            <w:pPr>
              <w:pageBreakBefore w:val="0"/>
              <w:widowControl w:val="1"/>
              <w:spacing w:before="0" w:line="240" w:lineRule="auto"/>
              <w:ind w:firstLine="0"/>
              <w:jc w:val="center"/>
              <w:rPr>
                <w:sz w:val="24"/>
                <w:szCs w:val="24"/>
              </w:rPr>
            </w:pPr>
            <w:r w:rsidDel="00000000" w:rsidR="00000000" w:rsidRPr="00000000">
              <w:rPr>
                <w:sz w:val="24"/>
                <w:szCs w:val="24"/>
                <w:rtl w:val="0"/>
              </w:rPr>
              <w:t xml:space="preserve">96102.9</w:t>
            </w:r>
          </w:p>
        </w:tc>
        <w:tc>
          <w:tcPr>
            <w:shd w:fill="auto" w:val="clear"/>
            <w:tcMar>
              <w:top w:w="0.0" w:type="dxa"/>
              <w:left w:w="108.0" w:type="dxa"/>
              <w:bottom w:w="0.0" w:type="dxa"/>
              <w:right w:w="108.0" w:type="dxa"/>
            </w:tcMar>
            <w:vAlign w:val="top"/>
          </w:tcPr>
          <w:p w:rsidR="00000000" w:rsidDel="00000000" w:rsidP="00000000" w:rsidRDefault="00000000" w:rsidRPr="00000000" w14:paraId="0000033D">
            <w:pPr>
              <w:pageBreakBefore w:val="0"/>
              <w:widowControl w:val="1"/>
              <w:spacing w:before="0" w:line="240" w:lineRule="auto"/>
              <w:ind w:firstLine="0"/>
              <w:jc w:val="center"/>
              <w:rPr>
                <w:sz w:val="24"/>
                <w:szCs w:val="24"/>
              </w:rPr>
            </w:pPr>
            <w:r w:rsidDel="00000000" w:rsidR="00000000" w:rsidRPr="00000000">
              <w:rPr>
                <w:sz w:val="24"/>
                <w:szCs w:val="24"/>
                <w:rtl w:val="0"/>
              </w:rPr>
              <w:t xml:space="preserve">83208.8</w:t>
            </w:r>
          </w:p>
        </w:tc>
        <w:tc>
          <w:tcPr>
            <w:shd w:fill="auto" w:val="clear"/>
            <w:tcMar>
              <w:top w:w="0.0" w:type="dxa"/>
              <w:left w:w="108.0" w:type="dxa"/>
              <w:bottom w:w="0.0" w:type="dxa"/>
              <w:right w:w="108.0" w:type="dxa"/>
            </w:tcMar>
            <w:vAlign w:val="top"/>
          </w:tcPr>
          <w:p w:rsidR="00000000" w:rsidDel="00000000" w:rsidP="00000000" w:rsidRDefault="00000000" w:rsidRPr="00000000" w14:paraId="0000033E">
            <w:pPr>
              <w:pageBreakBefore w:val="0"/>
              <w:widowControl w:val="1"/>
              <w:spacing w:before="0" w:line="240" w:lineRule="auto"/>
              <w:ind w:firstLine="0"/>
              <w:jc w:val="center"/>
              <w:rPr>
                <w:sz w:val="24"/>
                <w:szCs w:val="24"/>
              </w:rPr>
            </w:pPr>
            <w:r w:rsidDel="00000000" w:rsidR="00000000" w:rsidRPr="00000000">
              <w:rPr>
                <w:sz w:val="24"/>
                <w:szCs w:val="24"/>
                <w:rtl w:val="0"/>
              </w:rPr>
              <w:t xml:space="preserve">62578.9</w:t>
            </w:r>
          </w:p>
        </w:tc>
        <w:tc>
          <w:tcPr>
            <w:shd w:fill="auto" w:val="clear"/>
            <w:tcMar>
              <w:top w:w="0.0" w:type="dxa"/>
              <w:left w:w="108.0" w:type="dxa"/>
              <w:bottom w:w="0.0" w:type="dxa"/>
              <w:right w:w="108.0" w:type="dxa"/>
            </w:tcMar>
            <w:vAlign w:val="top"/>
          </w:tcPr>
          <w:p w:rsidR="00000000" w:rsidDel="00000000" w:rsidP="00000000" w:rsidRDefault="00000000" w:rsidRPr="00000000" w14:paraId="0000033F">
            <w:pPr>
              <w:pageBreakBefore w:val="0"/>
              <w:widowControl w:val="1"/>
              <w:spacing w:before="0" w:line="240" w:lineRule="auto"/>
              <w:ind w:firstLine="0"/>
              <w:jc w:val="center"/>
              <w:rPr>
                <w:sz w:val="24"/>
                <w:szCs w:val="24"/>
              </w:rPr>
            </w:pPr>
            <w:r w:rsidDel="00000000" w:rsidR="00000000" w:rsidRPr="00000000">
              <w:rPr>
                <w:sz w:val="24"/>
                <w:szCs w:val="24"/>
                <w:rtl w:val="0"/>
              </w:rPr>
              <w:t xml:space="preserve">56042.1</w:t>
            </w:r>
          </w:p>
        </w:tc>
        <w:tc>
          <w:tcPr>
            <w:shd w:fill="auto" w:val="clear"/>
            <w:tcMar>
              <w:top w:w="0.0" w:type="dxa"/>
              <w:left w:w="108.0" w:type="dxa"/>
              <w:bottom w:w="0.0" w:type="dxa"/>
              <w:right w:w="108.0" w:type="dxa"/>
            </w:tcMar>
            <w:vAlign w:val="top"/>
          </w:tcPr>
          <w:p w:rsidR="00000000" w:rsidDel="00000000" w:rsidP="00000000" w:rsidRDefault="00000000" w:rsidRPr="00000000" w14:paraId="00000340">
            <w:pPr>
              <w:pageBreakBefore w:val="0"/>
              <w:widowControl w:val="1"/>
              <w:spacing w:before="0" w:line="240" w:lineRule="auto"/>
              <w:ind w:firstLine="0"/>
              <w:jc w:val="center"/>
              <w:rPr>
                <w:sz w:val="24"/>
                <w:szCs w:val="24"/>
              </w:rPr>
            </w:pPr>
            <w:r w:rsidDel="00000000" w:rsidR="00000000" w:rsidRPr="00000000">
              <w:rPr>
                <w:sz w:val="24"/>
                <w:szCs w:val="24"/>
                <w:rtl w:val="0"/>
              </w:rPr>
              <w:t xml:space="preserve">29288.9</w:t>
            </w:r>
          </w:p>
        </w:tc>
        <w:tc>
          <w:tcPr>
            <w:shd w:fill="auto" w:val="clear"/>
            <w:tcMar>
              <w:top w:w="0.0" w:type="dxa"/>
              <w:left w:w="108.0" w:type="dxa"/>
              <w:bottom w:w="0.0" w:type="dxa"/>
              <w:right w:w="108.0" w:type="dxa"/>
            </w:tcMar>
            <w:vAlign w:val="top"/>
          </w:tcPr>
          <w:p w:rsidR="00000000" w:rsidDel="00000000" w:rsidP="00000000" w:rsidRDefault="00000000" w:rsidRPr="00000000" w14:paraId="00000341">
            <w:pPr>
              <w:pageBreakBefore w:val="0"/>
              <w:widowControl w:val="1"/>
              <w:spacing w:before="0" w:line="240" w:lineRule="auto"/>
              <w:ind w:firstLine="0"/>
              <w:jc w:val="center"/>
              <w:rPr>
                <w:sz w:val="24"/>
                <w:szCs w:val="24"/>
              </w:rPr>
            </w:pPr>
            <w:r w:rsidDel="00000000" w:rsidR="00000000" w:rsidRPr="00000000">
              <w:rPr>
                <w:sz w:val="24"/>
                <w:szCs w:val="24"/>
                <w:rtl w:val="0"/>
              </w:rPr>
              <w:t xml:space="preserve">22725.6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42">
            <w:pPr>
              <w:pageBreakBefore w:val="0"/>
              <w:widowControl w:val="1"/>
              <w:spacing w:before="0" w:line="240" w:lineRule="auto"/>
              <w:ind w:firstLine="0"/>
              <w:jc w:val="left"/>
              <w:rPr>
                <w:sz w:val="24"/>
                <w:szCs w:val="24"/>
                <w:vertAlign w:val="superscript"/>
              </w:rPr>
            </w:pPr>
            <w:r w:rsidDel="00000000" w:rsidR="00000000" w:rsidRPr="00000000">
              <w:rPr>
                <w:rFonts w:ascii="Cardo" w:cs="Cardo" w:eastAsia="Cardo" w:hAnsi="Cardo"/>
                <w:sz w:val="24"/>
                <w:szCs w:val="24"/>
                <w:rtl w:val="0"/>
              </w:rPr>
              <w:t xml:space="preserve">Ꭓ</w:t>
            </w:r>
            <w:r w:rsidDel="00000000" w:rsidR="00000000" w:rsidRPr="00000000">
              <w:rPr>
                <w:sz w:val="24"/>
                <w:szCs w:val="24"/>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343">
            <w:pPr>
              <w:pageBreakBefore w:val="0"/>
              <w:widowControl w:val="1"/>
              <w:spacing w:before="0" w:line="240" w:lineRule="auto"/>
              <w:ind w:firstLine="0"/>
              <w:jc w:val="center"/>
              <w:rPr>
                <w:sz w:val="24"/>
                <w:szCs w:val="24"/>
              </w:rPr>
            </w:pPr>
            <w:r w:rsidDel="00000000" w:rsidR="00000000" w:rsidRPr="00000000">
              <w:rPr>
                <w:sz w:val="24"/>
                <w:szCs w:val="24"/>
                <w:rtl w:val="0"/>
              </w:rPr>
              <w:t xml:space="preserve">5734.6</w:t>
            </w:r>
          </w:p>
        </w:tc>
        <w:tc>
          <w:tcPr>
            <w:shd w:fill="auto" w:val="clear"/>
            <w:tcMar>
              <w:top w:w="0.0" w:type="dxa"/>
              <w:left w:w="108.0" w:type="dxa"/>
              <w:bottom w:w="0.0" w:type="dxa"/>
              <w:right w:w="108.0" w:type="dxa"/>
            </w:tcMar>
            <w:vAlign w:val="top"/>
          </w:tcPr>
          <w:p w:rsidR="00000000" w:rsidDel="00000000" w:rsidP="00000000" w:rsidRDefault="00000000" w:rsidRPr="00000000" w14:paraId="00000344">
            <w:pPr>
              <w:pageBreakBefore w:val="0"/>
              <w:widowControl w:val="1"/>
              <w:spacing w:before="0" w:line="240" w:lineRule="auto"/>
              <w:ind w:firstLine="0"/>
              <w:jc w:val="center"/>
              <w:rPr>
                <w:sz w:val="24"/>
                <w:szCs w:val="24"/>
              </w:rPr>
            </w:pPr>
            <w:r w:rsidDel="00000000" w:rsidR="00000000" w:rsidRPr="00000000">
              <w:rPr>
                <w:sz w:val="24"/>
                <w:szCs w:val="24"/>
                <w:rtl w:val="0"/>
              </w:rPr>
              <w:t xml:space="preserve">5451.3</w:t>
            </w:r>
          </w:p>
        </w:tc>
        <w:tc>
          <w:tcPr>
            <w:shd w:fill="auto" w:val="clear"/>
            <w:tcMar>
              <w:top w:w="0.0" w:type="dxa"/>
              <w:left w:w="108.0" w:type="dxa"/>
              <w:bottom w:w="0.0" w:type="dxa"/>
              <w:right w:w="108.0" w:type="dxa"/>
            </w:tcMar>
            <w:vAlign w:val="top"/>
          </w:tcPr>
          <w:p w:rsidR="00000000" w:rsidDel="00000000" w:rsidP="00000000" w:rsidRDefault="00000000" w:rsidRPr="00000000" w14:paraId="00000345">
            <w:pPr>
              <w:pageBreakBefore w:val="0"/>
              <w:widowControl w:val="1"/>
              <w:spacing w:before="0" w:line="240" w:lineRule="auto"/>
              <w:ind w:firstLine="0"/>
              <w:jc w:val="center"/>
              <w:rPr>
                <w:sz w:val="24"/>
                <w:szCs w:val="24"/>
              </w:rPr>
            </w:pPr>
            <w:r w:rsidDel="00000000" w:rsidR="00000000" w:rsidRPr="00000000">
              <w:rPr>
                <w:sz w:val="24"/>
                <w:szCs w:val="24"/>
                <w:rtl w:val="0"/>
              </w:rPr>
              <w:t xml:space="preserve">9221.5</w:t>
            </w:r>
          </w:p>
        </w:tc>
        <w:tc>
          <w:tcPr>
            <w:shd w:fill="auto" w:val="clear"/>
            <w:tcMar>
              <w:top w:w="0.0" w:type="dxa"/>
              <w:left w:w="108.0" w:type="dxa"/>
              <w:bottom w:w="0.0" w:type="dxa"/>
              <w:right w:w="108.0" w:type="dxa"/>
            </w:tcMar>
            <w:vAlign w:val="top"/>
          </w:tcPr>
          <w:p w:rsidR="00000000" w:rsidDel="00000000" w:rsidP="00000000" w:rsidRDefault="00000000" w:rsidRPr="00000000" w14:paraId="00000346">
            <w:pPr>
              <w:pageBreakBefore w:val="0"/>
              <w:widowControl w:val="1"/>
              <w:spacing w:before="0" w:line="240" w:lineRule="auto"/>
              <w:ind w:firstLine="0"/>
              <w:jc w:val="center"/>
              <w:rPr>
                <w:sz w:val="24"/>
                <w:szCs w:val="24"/>
              </w:rPr>
            </w:pPr>
            <w:r w:rsidDel="00000000" w:rsidR="00000000" w:rsidRPr="00000000">
              <w:rPr>
                <w:sz w:val="24"/>
                <w:szCs w:val="24"/>
                <w:rtl w:val="0"/>
              </w:rPr>
              <w:t xml:space="preserve">6261.2</w:t>
            </w:r>
          </w:p>
        </w:tc>
        <w:tc>
          <w:tcPr>
            <w:shd w:fill="auto" w:val="clear"/>
            <w:tcMar>
              <w:top w:w="0.0" w:type="dxa"/>
              <w:left w:w="108.0" w:type="dxa"/>
              <w:bottom w:w="0.0" w:type="dxa"/>
              <w:right w:w="108.0" w:type="dxa"/>
            </w:tcMar>
            <w:vAlign w:val="top"/>
          </w:tcPr>
          <w:p w:rsidR="00000000" w:rsidDel="00000000" w:rsidP="00000000" w:rsidRDefault="00000000" w:rsidRPr="00000000" w14:paraId="00000347">
            <w:pPr>
              <w:pageBreakBefore w:val="0"/>
              <w:widowControl w:val="1"/>
              <w:spacing w:before="0" w:line="240" w:lineRule="auto"/>
              <w:ind w:firstLine="0"/>
              <w:jc w:val="center"/>
              <w:rPr>
                <w:sz w:val="24"/>
                <w:szCs w:val="24"/>
              </w:rPr>
            </w:pPr>
            <w:r w:rsidDel="00000000" w:rsidR="00000000" w:rsidRPr="00000000">
              <w:rPr>
                <w:sz w:val="24"/>
                <w:szCs w:val="24"/>
                <w:rtl w:val="0"/>
              </w:rPr>
              <w:t xml:space="preserve">6389.5</w:t>
            </w:r>
          </w:p>
        </w:tc>
        <w:tc>
          <w:tcPr>
            <w:shd w:fill="auto" w:val="clear"/>
            <w:tcMar>
              <w:top w:w="0.0" w:type="dxa"/>
              <w:left w:w="108.0" w:type="dxa"/>
              <w:bottom w:w="0.0" w:type="dxa"/>
              <w:right w:w="108.0" w:type="dxa"/>
            </w:tcMar>
            <w:vAlign w:val="top"/>
          </w:tcPr>
          <w:p w:rsidR="00000000" w:rsidDel="00000000" w:rsidP="00000000" w:rsidRDefault="00000000" w:rsidRPr="00000000" w14:paraId="00000348">
            <w:pPr>
              <w:pageBreakBefore w:val="0"/>
              <w:widowControl w:val="1"/>
              <w:spacing w:before="0" w:line="240" w:lineRule="auto"/>
              <w:ind w:firstLine="0"/>
              <w:jc w:val="center"/>
              <w:rPr>
                <w:sz w:val="24"/>
                <w:szCs w:val="24"/>
              </w:rPr>
            </w:pPr>
            <w:r w:rsidDel="00000000" w:rsidR="00000000" w:rsidRPr="00000000">
              <w:rPr>
                <w:sz w:val="24"/>
                <w:szCs w:val="24"/>
                <w:rtl w:val="0"/>
              </w:rPr>
              <w:t xml:space="preserve">3039.2</w:t>
            </w:r>
          </w:p>
        </w:tc>
        <w:tc>
          <w:tcPr>
            <w:shd w:fill="auto" w:val="clear"/>
            <w:tcMar>
              <w:top w:w="0.0" w:type="dxa"/>
              <w:left w:w="108.0" w:type="dxa"/>
              <w:bottom w:w="0.0" w:type="dxa"/>
              <w:right w:w="108.0" w:type="dxa"/>
            </w:tcMar>
            <w:vAlign w:val="top"/>
          </w:tcPr>
          <w:p w:rsidR="00000000" w:rsidDel="00000000" w:rsidP="00000000" w:rsidRDefault="00000000" w:rsidRPr="00000000" w14:paraId="00000349">
            <w:pPr>
              <w:pageBreakBefore w:val="0"/>
              <w:widowControl w:val="1"/>
              <w:spacing w:before="0" w:line="240" w:lineRule="auto"/>
              <w:ind w:firstLine="0"/>
              <w:jc w:val="center"/>
              <w:rPr>
                <w:sz w:val="24"/>
                <w:szCs w:val="24"/>
              </w:rPr>
            </w:pPr>
            <w:r w:rsidDel="00000000" w:rsidR="00000000" w:rsidRPr="00000000">
              <w:rPr>
                <w:sz w:val="24"/>
                <w:szCs w:val="24"/>
                <w:rtl w:val="0"/>
              </w:rPr>
              <w:t xml:space="preserve">2291.3</w:t>
            </w:r>
          </w:p>
        </w:tc>
        <w:tc>
          <w:tcPr>
            <w:shd w:fill="auto" w:val="clear"/>
            <w:tcMar>
              <w:top w:w="0.0" w:type="dxa"/>
              <w:left w:w="108.0" w:type="dxa"/>
              <w:bottom w:w="0.0" w:type="dxa"/>
              <w:right w:w="108.0" w:type="dxa"/>
            </w:tcMar>
            <w:vAlign w:val="top"/>
          </w:tcPr>
          <w:p w:rsidR="00000000" w:rsidDel="00000000" w:rsidP="00000000" w:rsidRDefault="00000000" w:rsidRPr="00000000" w14:paraId="0000034A">
            <w:pPr>
              <w:pageBreakBefore w:val="0"/>
              <w:widowControl w:val="1"/>
              <w:spacing w:before="0" w:line="240" w:lineRule="auto"/>
              <w:ind w:firstLine="0"/>
              <w:jc w:val="center"/>
              <w:rPr>
                <w:sz w:val="24"/>
                <w:szCs w:val="24"/>
              </w:rPr>
            </w:pPr>
            <w:r w:rsidDel="00000000" w:rsidR="00000000" w:rsidRPr="00000000">
              <w:rPr>
                <w:sz w:val="24"/>
                <w:szCs w:val="24"/>
                <w:rtl w:val="0"/>
              </w:rPr>
              <w:t xml:space="preserve">1858.3</w:t>
            </w:r>
          </w:p>
        </w:tc>
      </w:tr>
    </w:tbl>
    <w:p w:rsidR="00000000" w:rsidDel="00000000" w:rsidP="00000000" w:rsidRDefault="00000000" w:rsidRPr="00000000" w14:paraId="0000034B">
      <w:pPr>
        <w:pageBreakBefore w:val="0"/>
        <w:widowControl w:val="1"/>
        <w:spacing w:before="0" w:line="240" w:lineRule="auto"/>
        <w:ind w:firstLine="0"/>
        <w:jc w:val="left"/>
        <w:rPr/>
      </w:pPr>
      <w:r w:rsidDel="00000000" w:rsidR="00000000" w:rsidRPr="00000000">
        <w:rPr>
          <w:rtl w:val="0"/>
        </w:rPr>
        <w:t xml:space="preserve">* </w:t>
      </w:r>
      <w:r w:rsidDel="00000000" w:rsidR="00000000" w:rsidRPr="00000000">
        <w:rPr>
          <w:i w:val="1"/>
          <w:iCs w:val="1"/>
          <w:rtl w:val="0"/>
        </w:rPr>
        <w:t xml:space="preserve">p </w:t>
      </w:r>
      <w:r w:rsidDel="00000000" w:rsidR="00000000" w:rsidRPr="00000000">
        <w:rPr>
          <w:rtl w:val="0"/>
        </w:rPr>
        <w:t xml:space="preserve">&lt; 0.05 (two-tailed test; t-statistics in parentheses)</w:t>
      </w:r>
    </w:p>
    <w:p w:rsidR="00000000" w:rsidDel="00000000" w:rsidP="00000000" w:rsidRDefault="00000000" w:rsidRPr="00000000" w14:paraId="0000034C">
      <w:pPr>
        <w:pageBreakBefore w:val="0"/>
        <w:widowControl w:val="1"/>
        <w:spacing w:before="0" w:line="240" w:lineRule="auto"/>
        <w:ind w:firstLine="0"/>
        <w:jc w:val="left"/>
        <w:rPr/>
      </w:pPr>
      <w:r w:rsidDel="00000000" w:rsidR="00000000" w:rsidRPr="00000000">
        <w:rPr>
          <w:rtl w:val="0"/>
        </w:rPr>
      </w:r>
    </w:p>
    <w:p w:rsidR="00000000" w:rsidDel="00000000" w:rsidP="00000000" w:rsidRDefault="00000000" w:rsidRPr="00000000" w14:paraId="0000034D">
      <w:pPr>
        <w:pageBreakBefore w:val="0"/>
        <w:widowControl w:val="1"/>
        <w:spacing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4E">
      <w:pPr>
        <w:pageBreakBefore w:val="0"/>
        <w:widowControl w:val="1"/>
        <w:spacing w:before="0" w:line="240" w:lineRule="auto"/>
        <w:ind w:firstLine="0"/>
        <w:jc w:val="left"/>
        <w:rPr>
          <w:b w:val="1"/>
          <w:bCs w:val="1"/>
        </w:rPr>
      </w:pPr>
      <w:r w:rsidDel="00000000" w:rsidR="00000000" w:rsidRPr="00000000">
        <w:rPr>
          <w:b w:val="1"/>
          <w:bCs w:val="1"/>
          <w:rtl w:val="0"/>
        </w:rPr>
        <w:t xml:space="preserve">Table 4. Best Linear Unbiased Predictors And Associated T-statistics Of Cohort-level Random Effects Obtained From Multilevel Logistic Hapc For All Eight “core” Participation Activities In The Cumulative Sppa Data File, 1982-2012. </w:t>
      </w:r>
    </w:p>
    <w:tbl>
      <w:tblPr>
        <w:tblStyle w:val="Table4"/>
        <w:tblW w:w="891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735"/>
        <w:gridCol w:w="675"/>
        <w:gridCol w:w="675"/>
        <w:gridCol w:w="675"/>
        <w:gridCol w:w="675"/>
        <w:gridCol w:w="690"/>
        <w:gridCol w:w="690"/>
        <w:gridCol w:w="675"/>
        <w:gridCol w:w="675"/>
        <w:gridCol w:w="675"/>
        <w:gridCol w:w="675"/>
        <w:gridCol w:w="690"/>
        <w:gridCol w:w="705"/>
        <w:tblGridChange w:id="0">
          <w:tblGrid>
            <w:gridCol w:w="735"/>
            <w:gridCol w:w="675"/>
            <w:gridCol w:w="675"/>
            <w:gridCol w:w="675"/>
            <w:gridCol w:w="675"/>
            <w:gridCol w:w="690"/>
            <w:gridCol w:w="690"/>
            <w:gridCol w:w="675"/>
            <w:gridCol w:w="675"/>
            <w:gridCol w:w="675"/>
            <w:gridCol w:w="675"/>
            <w:gridCol w:w="690"/>
            <w:gridCol w:w="705"/>
          </w:tblGrid>
        </w:tblGridChange>
      </w:tblGrid>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4F">
            <w:pPr>
              <w:pageBreakBefore w:val="0"/>
              <w:spacing w:before="0" w:line="240" w:lineRule="auto"/>
              <w:ind w:firstLine="0"/>
              <w:rPr/>
            </w:pPr>
            <w:r w:rsidDel="00000000" w:rsidR="00000000" w:rsidRPr="00000000">
              <w:rPr>
                <w:rtl w:val="0"/>
              </w:rPr>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0">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Hist. Mon.</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2">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Art. Fest.</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4">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Art Museum</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6">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Musical</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8">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Symphony</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A">
            <w:pPr>
              <w:pageBreakBefore w:val="0"/>
              <w:spacing w:before="0" w:line="240" w:lineRule="auto"/>
              <w:ind w:firstLine="0"/>
              <w:jc w:val="center"/>
              <w:rPr>
                <w:b w:val="1"/>
                <w:bCs w:val="1"/>
                <w:color w:val="ffffff"/>
              </w:rPr>
            </w:pPr>
            <w:r w:rsidDel="00000000" w:rsidR="00000000" w:rsidRPr="00000000">
              <w:rPr>
                <w:b w:val="1"/>
                <w:bCs w:val="1"/>
                <w:color w:val="ffffff"/>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5C">
            <w:pPr>
              <w:pageBreakBefore w:val="0"/>
              <w:spacing w:before="0" w:line="240" w:lineRule="auto"/>
              <w:ind w:firstLine="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D">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5E">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5F">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0">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1">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2">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3">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4">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5">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6">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7">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8">
            <w:pPr>
              <w:pageBreakBefore w:val="0"/>
              <w:spacing w:before="0" w:line="240" w:lineRule="auto"/>
              <w:ind w:firstLine="0"/>
              <w:jc w:val="center"/>
              <w:rPr>
                <w:i w:val="1"/>
                <w:iCs w:val="1"/>
              </w:rPr>
            </w:pPr>
            <w:r w:rsidDel="00000000" w:rsidR="00000000" w:rsidRPr="00000000">
              <w:rPr>
                <w:i w:val="1"/>
                <w:iCs w:val="1"/>
                <w:rtl w:val="0"/>
              </w:rPr>
              <w:t xml:space="preserv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69">
            <w:pPr>
              <w:pageBreakBefore w:val="0"/>
              <w:spacing w:before="0" w:line="240" w:lineRule="auto"/>
              <w:ind w:firstLine="0"/>
              <w:rPr>
                <w:b w:val="1"/>
                <w:bCs w:val="1"/>
              </w:rPr>
            </w:pPr>
            <w:r w:rsidDel="00000000" w:rsidR="00000000" w:rsidRPr="00000000">
              <w:rPr>
                <w:b w:val="1"/>
                <w:bCs w:val="1"/>
                <w:rtl w:val="0"/>
              </w:rPr>
              <w:t xml:space="preserve">1889-</w:t>
            </w:r>
          </w:p>
        </w:tc>
        <w:tc>
          <w:tcPr>
            <w:shd w:fill="auto" w:val="clear"/>
            <w:tcMar>
              <w:top w:w="0.0" w:type="dxa"/>
              <w:left w:w="40.0" w:type="dxa"/>
              <w:bottom w:w="0.0" w:type="dxa"/>
              <w:right w:w="40.0" w:type="dxa"/>
            </w:tcMar>
            <w:vAlign w:val="bottom"/>
          </w:tcPr>
          <w:p w:rsidR="00000000" w:rsidDel="00000000" w:rsidP="00000000" w:rsidRDefault="00000000" w:rsidRPr="00000000" w14:paraId="0000036A">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B">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6C">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6D">
            <w:pPr>
              <w:pageBreakBefore w:val="0"/>
              <w:spacing w:before="0" w:line="240" w:lineRule="auto"/>
              <w:ind w:firstLine="0"/>
              <w:rPr/>
            </w:pPr>
            <w:r w:rsidDel="00000000" w:rsidR="00000000" w:rsidRPr="00000000">
              <w:rPr>
                <w:rtl w:val="0"/>
              </w:rPr>
              <w:t xml:space="preserve">-0.22</w:t>
            </w:r>
          </w:p>
        </w:tc>
        <w:tc>
          <w:tcPr>
            <w:shd w:fill="auto" w:val="clear"/>
            <w:tcMar>
              <w:top w:w="0.0" w:type="dxa"/>
              <w:left w:w="40.0" w:type="dxa"/>
              <w:bottom w:w="0.0" w:type="dxa"/>
              <w:right w:w="40.0" w:type="dxa"/>
            </w:tcMar>
            <w:vAlign w:val="bottom"/>
          </w:tcPr>
          <w:p w:rsidR="00000000" w:rsidDel="00000000" w:rsidP="00000000" w:rsidRDefault="00000000" w:rsidRPr="00000000" w14:paraId="0000036E">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F">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70">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1">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72">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3">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74">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75">
            <w:pPr>
              <w:pageBreakBefore w:val="0"/>
              <w:spacing w:before="0" w:line="240" w:lineRule="auto"/>
              <w:ind w:firstLine="0"/>
              <w:rPr/>
            </w:pPr>
            <w:r w:rsidDel="00000000" w:rsidR="00000000" w:rsidRPr="00000000">
              <w:rPr>
                <w:rtl w:val="0"/>
              </w:rPr>
              <w:t xml:space="preserve">-0.11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76">
            <w:pPr>
              <w:pageBreakBefore w:val="0"/>
              <w:spacing w:before="0" w:line="240" w:lineRule="auto"/>
              <w:ind w:firstLine="0"/>
              <w:rPr>
                <w:b w:val="1"/>
                <w:bCs w:val="1"/>
              </w:rPr>
            </w:pPr>
            <w:r w:rsidDel="00000000" w:rsidR="00000000" w:rsidRPr="00000000">
              <w:rPr>
                <w:b w:val="1"/>
                <w:bCs w:val="1"/>
                <w:rtl w:val="0"/>
              </w:rPr>
              <w:t xml:space="preserve">1893</w:t>
            </w:r>
          </w:p>
        </w:tc>
        <w:tc>
          <w:tcPr>
            <w:shd w:fill="auto" w:val="clear"/>
            <w:tcMar>
              <w:top w:w="0.0" w:type="dxa"/>
              <w:left w:w="40.0" w:type="dxa"/>
              <w:bottom w:w="0.0" w:type="dxa"/>
              <w:right w:w="40.0" w:type="dxa"/>
            </w:tcMar>
            <w:vAlign w:val="bottom"/>
          </w:tcPr>
          <w:p w:rsidR="00000000" w:rsidDel="00000000" w:rsidP="00000000" w:rsidRDefault="00000000" w:rsidRPr="00000000" w14:paraId="00000377">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8">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79">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A">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7B">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C">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7D">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E">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7F">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80">
            <w:pPr>
              <w:pageBreakBefore w:val="0"/>
              <w:spacing w:before="0" w:line="240" w:lineRule="auto"/>
              <w:ind w:firstLine="0"/>
              <w:rPr/>
            </w:pPr>
            <w:r w:rsidDel="00000000" w:rsidR="00000000" w:rsidRPr="00000000">
              <w:rPr>
                <w:rtl w:val="0"/>
              </w:rPr>
              <w:t xml:space="preserve">-1.14</w:t>
            </w:r>
          </w:p>
        </w:tc>
        <w:tc>
          <w:tcPr>
            <w:shd w:fill="auto" w:val="clear"/>
            <w:tcMar>
              <w:top w:w="0.0" w:type="dxa"/>
              <w:left w:w="40.0" w:type="dxa"/>
              <w:bottom w:w="0.0" w:type="dxa"/>
              <w:right w:w="40.0" w:type="dxa"/>
            </w:tcMar>
            <w:vAlign w:val="bottom"/>
          </w:tcPr>
          <w:p w:rsidR="00000000" w:rsidDel="00000000" w:rsidP="00000000" w:rsidRDefault="00000000" w:rsidRPr="00000000" w14:paraId="00000381">
            <w:pPr>
              <w:pageBreakBefore w:val="0"/>
              <w:spacing w:before="0" w:line="240" w:lineRule="auto"/>
              <w:ind w:firstLine="0"/>
              <w:rPr/>
            </w:pPr>
            <w:r w:rsidDel="00000000" w:rsidR="00000000" w:rsidRPr="00000000">
              <w:rPr>
                <w:rtl w:val="0"/>
              </w:rPr>
              <w:t xml:space="preserve">-0.17</w:t>
            </w:r>
          </w:p>
        </w:tc>
        <w:tc>
          <w:tcPr>
            <w:shd w:fill="auto" w:val="clear"/>
            <w:tcMar>
              <w:top w:w="0.0" w:type="dxa"/>
              <w:left w:w="40.0" w:type="dxa"/>
              <w:bottom w:w="0.0" w:type="dxa"/>
              <w:right w:w="40.0" w:type="dxa"/>
            </w:tcMar>
            <w:vAlign w:val="bottom"/>
          </w:tcPr>
          <w:p w:rsidR="00000000" w:rsidDel="00000000" w:rsidP="00000000" w:rsidRDefault="00000000" w:rsidRPr="00000000" w14:paraId="00000382">
            <w:pPr>
              <w:pageBreakBefore w:val="0"/>
              <w:spacing w:before="0" w:line="240" w:lineRule="auto"/>
              <w:ind w:firstLine="0"/>
              <w:rPr/>
            </w:pPr>
            <w:r w:rsidDel="00000000" w:rsidR="00000000" w:rsidRPr="00000000">
              <w:rPr>
                <w:rtl w:val="0"/>
              </w:rPr>
              <w:t xml:space="preserve">-0.51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83">
            <w:pPr>
              <w:pageBreakBefore w:val="0"/>
              <w:spacing w:before="0" w:line="240" w:lineRule="auto"/>
              <w:ind w:firstLine="0"/>
              <w:rPr>
                <w:b w:val="1"/>
                <w:bCs w:val="1"/>
              </w:rPr>
            </w:pPr>
            <w:r w:rsidDel="00000000" w:rsidR="00000000" w:rsidRPr="00000000">
              <w:rPr>
                <w:b w:val="1"/>
                <w:bCs w:val="1"/>
                <w:rtl w:val="0"/>
              </w:rPr>
              <w:t xml:space="preserve">1897</w:t>
            </w:r>
          </w:p>
        </w:tc>
        <w:tc>
          <w:tcPr>
            <w:shd w:fill="auto" w:val="clear"/>
            <w:tcMar>
              <w:top w:w="0.0" w:type="dxa"/>
              <w:left w:w="40.0" w:type="dxa"/>
              <w:bottom w:w="0.0" w:type="dxa"/>
              <w:right w:w="40.0" w:type="dxa"/>
            </w:tcMar>
            <w:vAlign w:val="bottom"/>
          </w:tcPr>
          <w:p w:rsidR="00000000" w:rsidDel="00000000" w:rsidP="00000000" w:rsidRDefault="00000000" w:rsidRPr="00000000" w14:paraId="00000384">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85">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86">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87">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88">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89">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8A">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8B">
            <w:pPr>
              <w:pageBreakBefore w:val="0"/>
              <w:spacing w:before="0" w:line="240" w:lineRule="auto"/>
              <w:ind w:firstLine="0"/>
              <w:rPr/>
            </w:pPr>
            <w:r w:rsidDel="00000000" w:rsidR="00000000" w:rsidRPr="00000000">
              <w:rPr>
                <w:rtl w:val="0"/>
              </w:rPr>
              <w:t xml:space="preserve">-0.52</w:t>
            </w:r>
          </w:p>
        </w:tc>
        <w:tc>
          <w:tcPr>
            <w:shd w:fill="auto" w:val="clear"/>
            <w:tcMar>
              <w:top w:w="0.0" w:type="dxa"/>
              <w:left w:w="40.0" w:type="dxa"/>
              <w:bottom w:w="0.0" w:type="dxa"/>
              <w:right w:w="40.0" w:type="dxa"/>
            </w:tcMar>
            <w:vAlign w:val="bottom"/>
          </w:tcPr>
          <w:p w:rsidR="00000000" w:rsidDel="00000000" w:rsidP="00000000" w:rsidRDefault="00000000" w:rsidRPr="00000000" w14:paraId="0000038C">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8D">
            <w:pPr>
              <w:pageBreakBefore w:val="0"/>
              <w:spacing w:before="0" w:line="240" w:lineRule="auto"/>
              <w:ind w:firstLine="0"/>
              <w:rPr/>
            </w:pPr>
            <w:r w:rsidDel="00000000" w:rsidR="00000000" w:rsidRPr="00000000">
              <w:rPr>
                <w:rtl w:val="0"/>
              </w:rPr>
              <w:t xml:space="preserve">-1.02</w:t>
            </w:r>
          </w:p>
        </w:tc>
        <w:tc>
          <w:tcPr>
            <w:shd w:fill="auto" w:val="clear"/>
            <w:tcMar>
              <w:top w:w="0.0" w:type="dxa"/>
              <w:left w:w="40.0" w:type="dxa"/>
              <w:bottom w:w="0.0" w:type="dxa"/>
              <w:right w:w="40.0" w:type="dxa"/>
            </w:tcMar>
            <w:vAlign w:val="bottom"/>
          </w:tcPr>
          <w:p w:rsidR="00000000" w:rsidDel="00000000" w:rsidP="00000000" w:rsidRDefault="00000000" w:rsidRPr="00000000" w14:paraId="0000038E">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8F">
            <w:pPr>
              <w:pageBreakBefore w:val="0"/>
              <w:spacing w:before="0" w:line="240" w:lineRule="auto"/>
              <w:ind w:firstLine="0"/>
              <w:rPr/>
            </w:pPr>
            <w:r w:rsidDel="00000000" w:rsidR="00000000" w:rsidRPr="00000000">
              <w:rPr>
                <w:rtl w:val="0"/>
              </w:rPr>
              <w:t xml:space="preserve">-0.20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0">
            <w:pPr>
              <w:pageBreakBefore w:val="0"/>
              <w:spacing w:before="0" w:line="240" w:lineRule="auto"/>
              <w:ind w:firstLine="0"/>
              <w:rPr>
                <w:b w:val="1"/>
                <w:bCs w:val="1"/>
              </w:rPr>
            </w:pPr>
            <w:r w:rsidDel="00000000" w:rsidR="00000000" w:rsidRPr="00000000">
              <w:rPr>
                <w:b w:val="1"/>
                <w:bCs w:val="1"/>
                <w:rtl w:val="0"/>
              </w:rPr>
              <w:t xml:space="preserve">1901</w:t>
            </w:r>
          </w:p>
        </w:tc>
        <w:tc>
          <w:tcPr>
            <w:shd w:fill="auto" w:val="clear"/>
            <w:tcMar>
              <w:top w:w="0.0" w:type="dxa"/>
              <w:left w:w="40.0" w:type="dxa"/>
              <w:bottom w:w="0.0" w:type="dxa"/>
              <w:right w:w="40.0" w:type="dxa"/>
            </w:tcMar>
            <w:vAlign w:val="bottom"/>
          </w:tcPr>
          <w:p w:rsidR="00000000" w:rsidDel="00000000" w:rsidP="00000000" w:rsidRDefault="00000000" w:rsidRPr="00000000" w14:paraId="00000391">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92">
            <w:pPr>
              <w:pageBreakBefore w:val="0"/>
              <w:spacing w:before="0" w:line="240" w:lineRule="auto"/>
              <w:ind w:firstLine="0"/>
              <w:rPr/>
            </w:pPr>
            <w:r w:rsidDel="00000000" w:rsidR="00000000" w:rsidRPr="00000000">
              <w:rPr>
                <w:rtl w:val="0"/>
              </w:rPr>
              <w:t xml:space="preserve">-0.70</w:t>
            </w:r>
          </w:p>
        </w:tc>
        <w:tc>
          <w:tcPr>
            <w:shd w:fill="auto" w:val="clear"/>
            <w:tcMar>
              <w:top w:w="0.0" w:type="dxa"/>
              <w:left w:w="40.0" w:type="dxa"/>
              <w:bottom w:w="0.0" w:type="dxa"/>
              <w:right w:w="40.0" w:type="dxa"/>
            </w:tcMar>
            <w:vAlign w:val="bottom"/>
          </w:tcPr>
          <w:p w:rsidR="00000000" w:rsidDel="00000000" w:rsidP="00000000" w:rsidRDefault="00000000" w:rsidRPr="00000000" w14:paraId="00000393">
            <w:pPr>
              <w:pageBreakBefore w:val="0"/>
              <w:spacing w:before="0" w:line="240" w:lineRule="auto"/>
              <w:ind w:firstLine="0"/>
              <w:rPr/>
            </w:pPr>
            <w:r w:rsidDel="00000000" w:rsidR="00000000" w:rsidRPr="00000000">
              <w:rPr>
                <w:rtl w:val="0"/>
              </w:rPr>
              <w:t xml:space="preserve">-0.28</w:t>
            </w:r>
          </w:p>
        </w:tc>
        <w:tc>
          <w:tcPr>
            <w:shd w:fill="auto" w:val="clear"/>
            <w:tcMar>
              <w:top w:w="0.0" w:type="dxa"/>
              <w:left w:w="40.0" w:type="dxa"/>
              <w:bottom w:w="0.0" w:type="dxa"/>
              <w:right w:w="40.0" w:type="dxa"/>
            </w:tcMar>
            <w:vAlign w:val="bottom"/>
          </w:tcPr>
          <w:p w:rsidR="00000000" w:rsidDel="00000000" w:rsidP="00000000" w:rsidRDefault="00000000" w:rsidRPr="00000000" w14:paraId="00000394">
            <w:pPr>
              <w:pageBreakBefore w:val="0"/>
              <w:spacing w:before="0" w:line="240" w:lineRule="auto"/>
              <w:ind w:firstLine="0"/>
              <w:rPr/>
            </w:pPr>
            <w:r w:rsidDel="00000000" w:rsidR="00000000" w:rsidRPr="00000000">
              <w:rPr>
                <w:rtl w:val="0"/>
              </w:rPr>
              <w:t xml:space="preserve">-1.85</w:t>
            </w:r>
          </w:p>
        </w:tc>
        <w:tc>
          <w:tcPr>
            <w:shd w:fill="auto" w:val="clear"/>
            <w:tcMar>
              <w:top w:w="0.0" w:type="dxa"/>
              <w:left w:w="40.0" w:type="dxa"/>
              <w:bottom w:w="0.0" w:type="dxa"/>
              <w:right w:w="40.0" w:type="dxa"/>
            </w:tcMar>
            <w:vAlign w:val="bottom"/>
          </w:tcPr>
          <w:p w:rsidR="00000000" w:rsidDel="00000000" w:rsidP="00000000" w:rsidRDefault="00000000" w:rsidRPr="00000000" w14:paraId="00000395">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96">
            <w:pPr>
              <w:pageBreakBefore w:val="0"/>
              <w:spacing w:before="0" w:line="240" w:lineRule="auto"/>
              <w:ind w:firstLine="0"/>
              <w:rPr/>
            </w:pPr>
            <w:r w:rsidDel="00000000" w:rsidR="00000000" w:rsidRPr="00000000">
              <w:rPr>
                <w:rtl w:val="0"/>
              </w:rPr>
              <w:t xml:space="preserve">-1.42</w:t>
            </w:r>
          </w:p>
        </w:tc>
        <w:tc>
          <w:tcPr>
            <w:shd w:fill="auto" w:val="clear"/>
            <w:tcMar>
              <w:top w:w="0.0" w:type="dxa"/>
              <w:left w:w="40.0" w:type="dxa"/>
              <w:bottom w:w="0.0" w:type="dxa"/>
              <w:right w:w="40.0" w:type="dxa"/>
            </w:tcMar>
            <w:vAlign w:val="bottom"/>
          </w:tcPr>
          <w:p w:rsidR="00000000" w:rsidDel="00000000" w:rsidP="00000000" w:rsidRDefault="00000000" w:rsidRPr="00000000" w14:paraId="00000397">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98">
            <w:pPr>
              <w:pageBreakBefore w:val="0"/>
              <w:spacing w:before="0" w:line="240" w:lineRule="auto"/>
              <w:ind w:firstLine="0"/>
              <w:rPr/>
            </w:pPr>
            <w:r w:rsidDel="00000000" w:rsidR="00000000" w:rsidRPr="00000000">
              <w:rPr>
                <w:rtl w:val="0"/>
              </w:rPr>
              <w:t xml:space="preserve">-0.86</w:t>
            </w:r>
          </w:p>
        </w:tc>
        <w:tc>
          <w:tcPr>
            <w:shd w:fill="f4cccc" w:val="clear"/>
            <w:tcMar>
              <w:top w:w="0.0" w:type="dxa"/>
              <w:left w:w="40.0" w:type="dxa"/>
              <w:bottom w:w="0.0" w:type="dxa"/>
              <w:right w:w="40.0" w:type="dxa"/>
            </w:tcMar>
            <w:vAlign w:val="bottom"/>
          </w:tcPr>
          <w:p w:rsidR="00000000" w:rsidDel="00000000" w:rsidP="00000000" w:rsidRDefault="00000000" w:rsidRPr="00000000" w14:paraId="00000399">
            <w:pPr>
              <w:pageBreakBefore w:val="0"/>
              <w:spacing w:before="0" w:line="240" w:lineRule="auto"/>
              <w:ind w:firstLine="0"/>
              <w:rPr/>
            </w:pPr>
            <w:r w:rsidDel="00000000" w:rsidR="00000000" w:rsidRPr="00000000">
              <w:rPr>
                <w:rtl w:val="0"/>
              </w:rPr>
              <w:t xml:space="preserve">-0.28</w:t>
            </w:r>
          </w:p>
        </w:tc>
        <w:tc>
          <w:tcPr>
            <w:shd w:fill="f4c7c3" w:val="clear"/>
            <w:tcMar>
              <w:top w:w="0.0" w:type="dxa"/>
              <w:left w:w="40.0" w:type="dxa"/>
              <w:bottom w:w="0.0" w:type="dxa"/>
              <w:right w:w="40.0" w:type="dxa"/>
            </w:tcMar>
            <w:vAlign w:val="bottom"/>
          </w:tcPr>
          <w:p w:rsidR="00000000" w:rsidDel="00000000" w:rsidP="00000000" w:rsidRDefault="00000000" w:rsidRPr="00000000" w14:paraId="0000039A">
            <w:pPr>
              <w:pageBreakBefore w:val="0"/>
              <w:spacing w:before="0" w:line="240" w:lineRule="auto"/>
              <w:ind w:firstLine="0"/>
              <w:rPr/>
            </w:pPr>
            <w:r w:rsidDel="00000000" w:rsidR="00000000" w:rsidRPr="00000000">
              <w:rPr>
                <w:rtl w:val="0"/>
              </w:rPr>
              <w:t xml:space="preserve">-2.26</w:t>
            </w:r>
          </w:p>
        </w:tc>
        <w:tc>
          <w:tcPr>
            <w:shd w:fill="auto" w:val="clear"/>
            <w:tcMar>
              <w:top w:w="0.0" w:type="dxa"/>
              <w:left w:w="40.0" w:type="dxa"/>
              <w:bottom w:w="0.0" w:type="dxa"/>
              <w:right w:w="40.0" w:type="dxa"/>
            </w:tcMar>
            <w:vAlign w:val="bottom"/>
          </w:tcPr>
          <w:p w:rsidR="00000000" w:rsidDel="00000000" w:rsidP="00000000" w:rsidRDefault="00000000" w:rsidRPr="00000000" w14:paraId="0000039B">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9C">
            <w:pPr>
              <w:pageBreakBefore w:val="0"/>
              <w:spacing w:before="0" w:line="240" w:lineRule="auto"/>
              <w:ind w:firstLine="0"/>
              <w:rPr/>
            </w:pPr>
            <w:r w:rsidDel="00000000" w:rsidR="00000000" w:rsidRPr="00000000">
              <w:rPr>
                <w:rtl w:val="0"/>
              </w:rPr>
              <w:t xml:space="preserve">-0.89</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D">
            <w:pPr>
              <w:pageBreakBefore w:val="0"/>
              <w:spacing w:before="0" w:line="240" w:lineRule="auto"/>
              <w:ind w:firstLine="0"/>
              <w:rPr>
                <w:b w:val="1"/>
                <w:bCs w:val="1"/>
              </w:rPr>
            </w:pPr>
            <w:r w:rsidDel="00000000" w:rsidR="00000000" w:rsidRPr="00000000">
              <w:rPr>
                <w:b w:val="1"/>
                <w:bCs w:val="1"/>
                <w:rtl w:val="0"/>
              </w:rPr>
              <w:t xml:space="preserve">1905</w:t>
            </w:r>
          </w:p>
        </w:tc>
        <w:tc>
          <w:tcPr>
            <w:shd w:fill="auto" w:val="clear"/>
            <w:tcMar>
              <w:top w:w="0.0" w:type="dxa"/>
              <w:left w:w="40.0" w:type="dxa"/>
              <w:bottom w:w="0.0" w:type="dxa"/>
              <w:right w:w="40.0" w:type="dxa"/>
            </w:tcMar>
            <w:vAlign w:val="bottom"/>
          </w:tcPr>
          <w:p w:rsidR="00000000" w:rsidDel="00000000" w:rsidP="00000000" w:rsidRDefault="00000000" w:rsidRPr="00000000" w14:paraId="0000039E">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9F">
            <w:pPr>
              <w:pageBreakBefore w:val="0"/>
              <w:spacing w:before="0" w:line="240" w:lineRule="auto"/>
              <w:ind w:firstLine="0"/>
              <w:rPr/>
            </w:pPr>
            <w:r w:rsidDel="00000000" w:rsidR="00000000" w:rsidRPr="00000000">
              <w:rPr>
                <w:rtl w:val="0"/>
              </w:rPr>
              <w:t xml:space="preserve">-1.56</w:t>
            </w:r>
          </w:p>
        </w:tc>
        <w:tc>
          <w:tcPr>
            <w:shd w:fill="f4cccc" w:val="clear"/>
            <w:tcMar>
              <w:top w:w="0.0" w:type="dxa"/>
              <w:left w:w="40.0" w:type="dxa"/>
              <w:bottom w:w="0.0" w:type="dxa"/>
              <w:right w:w="40.0" w:type="dxa"/>
            </w:tcMar>
            <w:vAlign w:val="bottom"/>
          </w:tcPr>
          <w:p w:rsidR="00000000" w:rsidDel="00000000" w:rsidP="00000000" w:rsidRDefault="00000000" w:rsidRPr="00000000" w14:paraId="000003A0">
            <w:pPr>
              <w:pageBreakBefore w:val="0"/>
              <w:spacing w:before="0" w:line="240" w:lineRule="auto"/>
              <w:ind w:firstLine="0"/>
              <w:rPr/>
            </w:pPr>
            <w:r w:rsidDel="00000000" w:rsidR="00000000" w:rsidRPr="00000000">
              <w:rPr>
                <w:rtl w:val="0"/>
              </w:rPr>
              <w:t xml:space="preserve">-0.43</w:t>
            </w:r>
          </w:p>
        </w:tc>
        <w:tc>
          <w:tcPr>
            <w:shd w:fill="f4c7c3" w:val="clear"/>
            <w:tcMar>
              <w:top w:w="0.0" w:type="dxa"/>
              <w:left w:w="40.0" w:type="dxa"/>
              <w:bottom w:w="0.0" w:type="dxa"/>
              <w:right w:w="40.0" w:type="dxa"/>
            </w:tcMar>
            <w:vAlign w:val="bottom"/>
          </w:tcPr>
          <w:p w:rsidR="00000000" w:rsidDel="00000000" w:rsidP="00000000" w:rsidRDefault="00000000" w:rsidRPr="00000000" w14:paraId="000003A1">
            <w:pPr>
              <w:pageBreakBefore w:val="0"/>
              <w:spacing w:before="0" w:line="240" w:lineRule="auto"/>
              <w:ind w:firstLine="0"/>
              <w:rPr/>
            </w:pPr>
            <w:r w:rsidDel="00000000" w:rsidR="00000000" w:rsidRPr="00000000">
              <w:rPr>
                <w:rtl w:val="0"/>
              </w:rPr>
              <w:t xml:space="preserve">-3.27</w:t>
            </w:r>
          </w:p>
        </w:tc>
        <w:tc>
          <w:tcPr>
            <w:shd w:fill="auto" w:val="clear"/>
            <w:tcMar>
              <w:top w:w="0.0" w:type="dxa"/>
              <w:left w:w="40.0" w:type="dxa"/>
              <w:bottom w:w="0.0" w:type="dxa"/>
              <w:right w:w="40.0" w:type="dxa"/>
            </w:tcMar>
            <w:vAlign w:val="bottom"/>
          </w:tcPr>
          <w:p w:rsidR="00000000" w:rsidDel="00000000" w:rsidP="00000000" w:rsidRDefault="00000000" w:rsidRPr="00000000" w14:paraId="000003A2">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A3">
            <w:pPr>
              <w:pageBreakBefore w:val="0"/>
              <w:spacing w:before="0" w:line="240" w:lineRule="auto"/>
              <w:ind w:firstLine="0"/>
              <w:rPr/>
            </w:pPr>
            <w:r w:rsidDel="00000000" w:rsidR="00000000" w:rsidRPr="00000000">
              <w:rPr>
                <w:rtl w:val="0"/>
              </w:rPr>
              <w:t xml:space="preserve">-0.79</w:t>
            </w:r>
          </w:p>
        </w:tc>
        <w:tc>
          <w:tcPr>
            <w:shd w:fill="auto" w:val="clear"/>
            <w:tcMar>
              <w:top w:w="0.0" w:type="dxa"/>
              <w:left w:w="40.0" w:type="dxa"/>
              <w:bottom w:w="0.0" w:type="dxa"/>
              <w:right w:w="40.0" w:type="dxa"/>
            </w:tcMar>
            <w:vAlign w:val="bottom"/>
          </w:tcPr>
          <w:p w:rsidR="00000000" w:rsidDel="00000000" w:rsidP="00000000" w:rsidRDefault="00000000" w:rsidRPr="00000000" w14:paraId="000003A4">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A5">
            <w:pPr>
              <w:pageBreakBefore w:val="0"/>
              <w:spacing w:before="0" w:line="240" w:lineRule="auto"/>
              <w:ind w:firstLine="0"/>
              <w:rPr/>
            </w:pPr>
            <w:r w:rsidDel="00000000" w:rsidR="00000000" w:rsidRPr="00000000">
              <w:rPr>
                <w:rtl w:val="0"/>
              </w:rPr>
              <w:t xml:space="preserve">-0.46</w:t>
            </w:r>
          </w:p>
        </w:tc>
        <w:tc>
          <w:tcPr>
            <w:shd w:fill="auto" w:val="clear"/>
            <w:tcMar>
              <w:top w:w="0.0" w:type="dxa"/>
              <w:left w:w="40.0" w:type="dxa"/>
              <w:bottom w:w="0.0" w:type="dxa"/>
              <w:right w:w="40.0" w:type="dxa"/>
            </w:tcMar>
            <w:vAlign w:val="bottom"/>
          </w:tcPr>
          <w:p w:rsidR="00000000" w:rsidDel="00000000" w:rsidP="00000000" w:rsidRDefault="00000000" w:rsidRPr="00000000" w14:paraId="000003A6">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A7">
            <w:pPr>
              <w:pageBreakBefore w:val="0"/>
              <w:spacing w:before="0" w:line="240" w:lineRule="auto"/>
              <w:ind w:firstLine="0"/>
              <w:rPr/>
            </w:pPr>
            <w:r w:rsidDel="00000000" w:rsidR="00000000" w:rsidRPr="00000000">
              <w:rPr>
                <w:rtl w:val="0"/>
              </w:rPr>
              <w:t xml:space="preserve">-1.59</w:t>
            </w:r>
          </w:p>
        </w:tc>
        <w:tc>
          <w:tcPr>
            <w:shd w:fill="auto" w:val="clear"/>
            <w:tcMar>
              <w:top w:w="0.0" w:type="dxa"/>
              <w:left w:w="40.0" w:type="dxa"/>
              <w:bottom w:w="0.0" w:type="dxa"/>
              <w:right w:w="40.0" w:type="dxa"/>
            </w:tcMar>
            <w:vAlign w:val="bottom"/>
          </w:tcPr>
          <w:p w:rsidR="00000000" w:rsidDel="00000000" w:rsidP="00000000" w:rsidRDefault="00000000" w:rsidRPr="00000000" w14:paraId="000003A8">
            <w:pPr>
              <w:pageBreakBefore w:val="0"/>
              <w:spacing w:before="0" w:line="240" w:lineRule="auto"/>
              <w:ind w:firstLine="0"/>
              <w:rPr/>
            </w:pPr>
            <w:r w:rsidDel="00000000" w:rsidR="00000000" w:rsidRPr="00000000">
              <w:rPr>
                <w:rtl w:val="0"/>
              </w:rPr>
              <w:t xml:space="preserve">-0.39</w:t>
            </w:r>
          </w:p>
        </w:tc>
        <w:tc>
          <w:tcPr>
            <w:shd w:fill="auto" w:val="clear"/>
            <w:tcMar>
              <w:top w:w="0.0" w:type="dxa"/>
              <w:left w:w="40.0" w:type="dxa"/>
              <w:bottom w:w="0.0" w:type="dxa"/>
              <w:right w:w="40.0" w:type="dxa"/>
            </w:tcMar>
            <w:vAlign w:val="bottom"/>
          </w:tcPr>
          <w:p w:rsidR="00000000" w:rsidDel="00000000" w:rsidP="00000000" w:rsidRDefault="00000000" w:rsidRPr="00000000" w14:paraId="000003A9">
            <w:pPr>
              <w:pageBreakBefore w:val="0"/>
              <w:spacing w:before="0" w:line="240" w:lineRule="auto"/>
              <w:ind w:firstLine="0"/>
              <w:rPr/>
            </w:pPr>
            <w:r w:rsidDel="00000000" w:rsidR="00000000" w:rsidRPr="00000000">
              <w:rPr>
                <w:rtl w:val="0"/>
              </w:rPr>
              <w:t xml:space="preserve">-1.85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AA">
            <w:pPr>
              <w:pageBreakBefore w:val="0"/>
              <w:spacing w:before="0" w:line="240" w:lineRule="auto"/>
              <w:ind w:firstLine="0"/>
              <w:rPr>
                <w:b w:val="1"/>
                <w:bCs w:val="1"/>
              </w:rPr>
            </w:pPr>
            <w:r w:rsidDel="00000000" w:rsidR="00000000" w:rsidRPr="00000000">
              <w:rPr>
                <w:b w:val="1"/>
                <w:bCs w:val="1"/>
                <w:rtl w:val="0"/>
              </w:rPr>
              <w:t xml:space="preserve">1909</w:t>
            </w:r>
          </w:p>
        </w:tc>
        <w:tc>
          <w:tcPr>
            <w:shd w:fill="auto" w:val="clear"/>
            <w:tcMar>
              <w:top w:w="0.0" w:type="dxa"/>
              <w:left w:w="40.0" w:type="dxa"/>
              <w:bottom w:w="0.0" w:type="dxa"/>
              <w:right w:w="40.0" w:type="dxa"/>
            </w:tcMar>
            <w:vAlign w:val="bottom"/>
          </w:tcPr>
          <w:p w:rsidR="00000000" w:rsidDel="00000000" w:rsidP="00000000" w:rsidRDefault="00000000" w:rsidRPr="00000000" w14:paraId="000003AB">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AC">
            <w:pPr>
              <w:pageBreakBefore w:val="0"/>
              <w:spacing w:before="0" w:line="240" w:lineRule="auto"/>
              <w:ind w:firstLine="0"/>
              <w:rPr/>
            </w:pPr>
            <w:r w:rsidDel="00000000" w:rsidR="00000000" w:rsidRPr="00000000">
              <w:rPr>
                <w:rtl w:val="0"/>
              </w:rPr>
              <w:t xml:space="preserve">-1.27</w:t>
            </w:r>
          </w:p>
        </w:tc>
        <w:tc>
          <w:tcPr>
            <w:shd w:fill="f4cccc" w:val="clear"/>
            <w:tcMar>
              <w:top w:w="0.0" w:type="dxa"/>
              <w:left w:w="40.0" w:type="dxa"/>
              <w:bottom w:w="0.0" w:type="dxa"/>
              <w:right w:w="40.0" w:type="dxa"/>
            </w:tcMar>
            <w:vAlign w:val="bottom"/>
          </w:tcPr>
          <w:p w:rsidR="00000000" w:rsidDel="00000000" w:rsidP="00000000" w:rsidRDefault="00000000" w:rsidRPr="00000000" w14:paraId="000003AD">
            <w:pPr>
              <w:pageBreakBefore w:val="0"/>
              <w:spacing w:before="0" w:line="240" w:lineRule="auto"/>
              <w:ind w:firstLine="0"/>
              <w:rPr/>
            </w:pPr>
            <w:r w:rsidDel="00000000" w:rsidR="00000000" w:rsidRPr="00000000">
              <w:rPr>
                <w:rtl w:val="0"/>
              </w:rPr>
              <w:t xml:space="preserve">-0.22</w:t>
            </w:r>
          </w:p>
        </w:tc>
        <w:tc>
          <w:tcPr>
            <w:shd w:fill="f4c7c3" w:val="clear"/>
            <w:tcMar>
              <w:top w:w="0.0" w:type="dxa"/>
              <w:left w:w="40.0" w:type="dxa"/>
              <w:bottom w:w="0.0" w:type="dxa"/>
              <w:right w:w="40.0" w:type="dxa"/>
            </w:tcMar>
            <w:vAlign w:val="bottom"/>
          </w:tcPr>
          <w:p w:rsidR="00000000" w:rsidDel="00000000" w:rsidP="00000000" w:rsidRDefault="00000000" w:rsidRPr="00000000" w14:paraId="000003AE">
            <w:pPr>
              <w:pageBreakBefore w:val="0"/>
              <w:spacing w:before="0" w:line="240" w:lineRule="auto"/>
              <w:ind w:firstLine="0"/>
              <w:rPr/>
            </w:pPr>
            <w:r w:rsidDel="00000000" w:rsidR="00000000" w:rsidRPr="00000000">
              <w:rPr>
                <w:rtl w:val="0"/>
              </w:rPr>
              <w:t xml:space="preserve">-2.14</w:t>
            </w:r>
          </w:p>
        </w:tc>
        <w:tc>
          <w:tcPr>
            <w:shd w:fill="auto" w:val="clear"/>
            <w:tcMar>
              <w:top w:w="0.0" w:type="dxa"/>
              <w:left w:w="40.0" w:type="dxa"/>
              <w:bottom w:w="0.0" w:type="dxa"/>
              <w:right w:w="40.0" w:type="dxa"/>
            </w:tcMar>
            <w:vAlign w:val="bottom"/>
          </w:tcPr>
          <w:p w:rsidR="00000000" w:rsidDel="00000000" w:rsidP="00000000" w:rsidRDefault="00000000" w:rsidRPr="00000000" w14:paraId="000003AF">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B0">
            <w:pPr>
              <w:pageBreakBefore w:val="0"/>
              <w:spacing w:before="0" w:line="240" w:lineRule="auto"/>
              <w:ind w:firstLine="0"/>
              <w:rPr/>
            </w:pPr>
            <w:r w:rsidDel="00000000" w:rsidR="00000000" w:rsidRPr="00000000">
              <w:rPr>
                <w:rtl w:val="0"/>
              </w:rPr>
              <w:t xml:space="preserve">-1.80</w:t>
            </w:r>
          </w:p>
        </w:tc>
        <w:tc>
          <w:tcPr>
            <w:shd w:fill="auto" w:val="clear"/>
            <w:tcMar>
              <w:top w:w="0.0" w:type="dxa"/>
              <w:left w:w="40.0" w:type="dxa"/>
              <w:bottom w:w="0.0" w:type="dxa"/>
              <w:right w:w="40.0" w:type="dxa"/>
            </w:tcMar>
            <w:vAlign w:val="bottom"/>
          </w:tcPr>
          <w:p w:rsidR="00000000" w:rsidDel="00000000" w:rsidP="00000000" w:rsidRDefault="00000000" w:rsidRPr="00000000" w14:paraId="000003B1">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B2">
            <w:pPr>
              <w:pageBreakBefore w:val="0"/>
              <w:spacing w:before="0" w:line="240" w:lineRule="auto"/>
              <w:ind w:firstLine="0"/>
              <w:rPr/>
            </w:pPr>
            <w:r w:rsidDel="00000000" w:rsidR="00000000" w:rsidRPr="00000000">
              <w:rPr>
                <w:rtl w:val="0"/>
              </w:rPr>
              <w:t xml:space="preserve">-1.39</w:t>
            </w:r>
          </w:p>
        </w:tc>
        <w:tc>
          <w:tcPr>
            <w:shd w:fill="auto" w:val="clear"/>
            <w:tcMar>
              <w:top w:w="0.0" w:type="dxa"/>
              <w:left w:w="40.0" w:type="dxa"/>
              <w:bottom w:w="0.0" w:type="dxa"/>
              <w:right w:w="40.0" w:type="dxa"/>
            </w:tcMar>
            <w:vAlign w:val="bottom"/>
          </w:tcPr>
          <w:p w:rsidR="00000000" w:rsidDel="00000000" w:rsidP="00000000" w:rsidRDefault="00000000" w:rsidRPr="00000000" w14:paraId="000003B3">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B4">
            <w:pPr>
              <w:pageBreakBefore w:val="0"/>
              <w:spacing w:before="0" w:line="240" w:lineRule="auto"/>
              <w:ind w:firstLine="0"/>
              <w:rPr/>
            </w:pPr>
            <w:r w:rsidDel="00000000" w:rsidR="00000000" w:rsidRPr="00000000">
              <w:rPr>
                <w:rtl w:val="0"/>
              </w:rPr>
              <w:t xml:space="preserve">-0.08</w:t>
            </w:r>
          </w:p>
        </w:tc>
        <w:tc>
          <w:tcPr>
            <w:shd w:fill="f4cccc" w:val="clear"/>
            <w:tcMar>
              <w:top w:w="0.0" w:type="dxa"/>
              <w:left w:w="40.0" w:type="dxa"/>
              <w:bottom w:w="0.0" w:type="dxa"/>
              <w:right w:w="40.0" w:type="dxa"/>
            </w:tcMar>
            <w:vAlign w:val="bottom"/>
          </w:tcPr>
          <w:p w:rsidR="00000000" w:rsidDel="00000000" w:rsidP="00000000" w:rsidRDefault="00000000" w:rsidRPr="00000000" w14:paraId="000003B5">
            <w:pPr>
              <w:pageBreakBefore w:val="0"/>
              <w:spacing w:before="0" w:line="240" w:lineRule="auto"/>
              <w:ind w:firstLine="0"/>
              <w:rPr/>
            </w:pPr>
            <w:r w:rsidDel="00000000" w:rsidR="00000000" w:rsidRPr="00000000">
              <w:rPr>
                <w:rtl w:val="0"/>
              </w:rPr>
              <w:t xml:space="preserve">-0.57</w:t>
            </w:r>
          </w:p>
        </w:tc>
        <w:tc>
          <w:tcPr>
            <w:shd w:fill="f4c7c3" w:val="clear"/>
            <w:tcMar>
              <w:top w:w="0.0" w:type="dxa"/>
              <w:left w:w="40.0" w:type="dxa"/>
              <w:bottom w:w="0.0" w:type="dxa"/>
              <w:right w:w="40.0" w:type="dxa"/>
            </w:tcMar>
            <w:vAlign w:val="bottom"/>
          </w:tcPr>
          <w:p w:rsidR="00000000" w:rsidDel="00000000" w:rsidP="00000000" w:rsidRDefault="00000000" w:rsidRPr="00000000" w14:paraId="000003B6">
            <w:pPr>
              <w:pageBreakBefore w:val="0"/>
              <w:spacing w:before="0" w:line="240" w:lineRule="auto"/>
              <w:ind w:firstLine="0"/>
              <w:rPr/>
            </w:pPr>
            <w:r w:rsidDel="00000000" w:rsidR="00000000" w:rsidRPr="00000000">
              <w:rPr>
                <w:rtl w:val="0"/>
              </w:rPr>
              <w:t xml:space="preserve">-3.14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B7">
            <w:pPr>
              <w:pageBreakBefore w:val="0"/>
              <w:spacing w:before="0" w:line="240" w:lineRule="auto"/>
              <w:ind w:firstLine="0"/>
              <w:rPr>
                <w:b w:val="1"/>
                <w:bCs w:val="1"/>
              </w:rPr>
            </w:pPr>
            <w:r w:rsidDel="00000000" w:rsidR="00000000" w:rsidRPr="00000000">
              <w:rPr>
                <w:b w:val="1"/>
                <w:bCs w:val="1"/>
                <w:rtl w:val="0"/>
              </w:rPr>
              <w:t xml:space="preserve">1913</w:t>
            </w:r>
          </w:p>
        </w:tc>
        <w:tc>
          <w:tcPr>
            <w:shd w:fill="auto" w:val="clear"/>
            <w:tcMar>
              <w:top w:w="0.0" w:type="dxa"/>
              <w:left w:w="40.0" w:type="dxa"/>
              <w:bottom w:w="0.0" w:type="dxa"/>
              <w:right w:w="40.0" w:type="dxa"/>
            </w:tcMar>
            <w:vAlign w:val="bottom"/>
          </w:tcPr>
          <w:p w:rsidR="00000000" w:rsidDel="00000000" w:rsidP="00000000" w:rsidRDefault="00000000" w:rsidRPr="00000000" w14:paraId="000003B8">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B9">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BA">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BB">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3BC">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BD">
            <w:pPr>
              <w:pageBreakBefore w:val="0"/>
              <w:spacing w:before="0" w:line="240" w:lineRule="auto"/>
              <w:ind w:firstLine="0"/>
              <w:rPr/>
            </w:pPr>
            <w:r w:rsidDel="00000000" w:rsidR="00000000" w:rsidRPr="00000000">
              <w:rPr>
                <w:rtl w:val="0"/>
              </w:rPr>
              <w:t xml:space="preserve">-1.33</w:t>
            </w:r>
          </w:p>
        </w:tc>
        <w:tc>
          <w:tcPr>
            <w:shd w:fill="auto" w:val="clear"/>
            <w:tcMar>
              <w:top w:w="0.0" w:type="dxa"/>
              <w:left w:w="40.0" w:type="dxa"/>
              <w:bottom w:w="0.0" w:type="dxa"/>
              <w:right w:w="40.0" w:type="dxa"/>
            </w:tcMar>
            <w:vAlign w:val="bottom"/>
          </w:tcPr>
          <w:p w:rsidR="00000000" w:rsidDel="00000000" w:rsidP="00000000" w:rsidRDefault="00000000" w:rsidRPr="00000000" w14:paraId="000003BE">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BF">
            <w:pPr>
              <w:pageBreakBefore w:val="0"/>
              <w:spacing w:before="0" w:line="240" w:lineRule="auto"/>
              <w:ind w:firstLine="0"/>
              <w:rPr/>
            </w:pPr>
            <w:r w:rsidDel="00000000" w:rsidR="00000000" w:rsidRPr="00000000">
              <w:rPr>
                <w:rtl w:val="0"/>
              </w:rPr>
              <w:t xml:space="preserve">-1.68</w:t>
            </w:r>
          </w:p>
        </w:tc>
        <w:tc>
          <w:tcPr>
            <w:shd w:fill="auto" w:val="clear"/>
            <w:tcMar>
              <w:top w:w="0.0" w:type="dxa"/>
              <w:left w:w="40.0" w:type="dxa"/>
              <w:bottom w:w="0.0" w:type="dxa"/>
              <w:right w:w="40.0" w:type="dxa"/>
            </w:tcMar>
            <w:vAlign w:val="bottom"/>
          </w:tcPr>
          <w:p w:rsidR="00000000" w:rsidDel="00000000" w:rsidP="00000000" w:rsidRDefault="00000000" w:rsidRPr="00000000" w14:paraId="000003C0">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C1">
            <w:pPr>
              <w:pageBreakBefore w:val="0"/>
              <w:spacing w:before="0" w:line="240" w:lineRule="auto"/>
              <w:ind w:firstLine="0"/>
              <w:rPr/>
            </w:pPr>
            <w:r w:rsidDel="00000000" w:rsidR="00000000" w:rsidRPr="00000000">
              <w:rPr>
                <w:rtl w:val="0"/>
              </w:rPr>
              <w:t xml:space="preserve">-1.29</w:t>
            </w:r>
          </w:p>
        </w:tc>
        <w:tc>
          <w:tcPr>
            <w:shd w:fill="f4cccc" w:val="clear"/>
            <w:tcMar>
              <w:top w:w="0.0" w:type="dxa"/>
              <w:left w:w="40.0" w:type="dxa"/>
              <w:bottom w:w="0.0" w:type="dxa"/>
              <w:right w:w="40.0" w:type="dxa"/>
            </w:tcMar>
            <w:vAlign w:val="bottom"/>
          </w:tcPr>
          <w:p w:rsidR="00000000" w:rsidDel="00000000" w:rsidP="00000000" w:rsidRDefault="00000000" w:rsidRPr="00000000" w14:paraId="000003C2">
            <w:pPr>
              <w:pageBreakBefore w:val="0"/>
              <w:spacing w:before="0" w:line="240" w:lineRule="auto"/>
              <w:ind w:firstLine="0"/>
              <w:rPr/>
            </w:pPr>
            <w:r w:rsidDel="00000000" w:rsidR="00000000" w:rsidRPr="00000000">
              <w:rPr>
                <w:rtl w:val="0"/>
              </w:rPr>
              <w:t xml:space="preserve">-0.47</w:t>
            </w:r>
          </w:p>
        </w:tc>
        <w:tc>
          <w:tcPr>
            <w:shd w:fill="f4c7c3" w:val="clear"/>
            <w:tcMar>
              <w:top w:w="0.0" w:type="dxa"/>
              <w:left w:w="40.0" w:type="dxa"/>
              <w:bottom w:w="0.0" w:type="dxa"/>
              <w:right w:w="40.0" w:type="dxa"/>
            </w:tcMar>
            <w:vAlign w:val="bottom"/>
          </w:tcPr>
          <w:p w:rsidR="00000000" w:rsidDel="00000000" w:rsidP="00000000" w:rsidRDefault="00000000" w:rsidRPr="00000000" w14:paraId="000003C3">
            <w:pPr>
              <w:pageBreakBefore w:val="0"/>
              <w:spacing w:before="0" w:line="240" w:lineRule="auto"/>
              <w:ind w:firstLine="0"/>
              <w:rPr/>
            </w:pPr>
            <w:r w:rsidDel="00000000" w:rsidR="00000000" w:rsidRPr="00000000">
              <w:rPr>
                <w:rtl w:val="0"/>
              </w:rPr>
              <w:t xml:space="preserve">-3.08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C4">
            <w:pPr>
              <w:pageBreakBefore w:val="0"/>
              <w:spacing w:before="0" w:line="240" w:lineRule="auto"/>
              <w:ind w:firstLine="0"/>
              <w:rPr>
                <w:b w:val="1"/>
                <w:bCs w:val="1"/>
              </w:rPr>
            </w:pPr>
            <w:r w:rsidDel="00000000" w:rsidR="00000000" w:rsidRPr="00000000">
              <w:rPr>
                <w:b w:val="1"/>
                <w:bCs w:val="1"/>
                <w:rtl w:val="0"/>
              </w:rPr>
              <w:t xml:space="preserve">1917</w:t>
            </w:r>
          </w:p>
        </w:tc>
        <w:tc>
          <w:tcPr>
            <w:shd w:fill="auto" w:val="clear"/>
            <w:tcMar>
              <w:top w:w="0.0" w:type="dxa"/>
              <w:left w:w="40.0" w:type="dxa"/>
              <w:bottom w:w="0.0" w:type="dxa"/>
              <w:right w:w="40.0" w:type="dxa"/>
            </w:tcMar>
            <w:vAlign w:val="bottom"/>
          </w:tcPr>
          <w:p w:rsidR="00000000" w:rsidDel="00000000" w:rsidP="00000000" w:rsidRDefault="00000000" w:rsidRPr="00000000" w14:paraId="000003C5">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C6">
            <w:pPr>
              <w:pageBreakBefore w:val="0"/>
              <w:spacing w:before="0" w:line="240" w:lineRule="auto"/>
              <w:ind w:firstLine="0"/>
              <w:rPr/>
            </w:pPr>
            <w:r w:rsidDel="00000000" w:rsidR="00000000" w:rsidRPr="00000000">
              <w:rPr>
                <w:rtl w:val="0"/>
              </w:rPr>
              <w:t xml:space="preserve">-0.61</w:t>
            </w:r>
          </w:p>
        </w:tc>
        <w:tc>
          <w:tcPr>
            <w:shd w:fill="auto" w:val="clear"/>
            <w:tcMar>
              <w:top w:w="0.0" w:type="dxa"/>
              <w:left w:w="40.0" w:type="dxa"/>
              <w:bottom w:w="0.0" w:type="dxa"/>
              <w:right w:w="40.0" w:type="dxa"/>
            </w:tcMar>
            <w:vAlign w:val="bottom"/>
          </w:tcPr>
          <w:p w:rsidR="00000000" w:rsidDel="00000000" w:rsidP="00000000" w:rsidRDefault="00000000" w:rsidRPr="00000000" w14:paraId="000003C7">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C8">
            <w:pPr>
              <w:pageBreakBefore w:val="0"/>
              <w:spacing w:before="0" w:line="240" w:lineRule="auto"/>
              <w:ind w:firstLine="0"/>
              <w:rPr/>
            </w:pPr>
            <w:r w:rsidDel="00000000" w:rsidR="00000000" w:rsidRPr="00000000">
              <w:rPr>
                <w:rtl w:val="0"/>
              </w:rPr>
              <w:t xml:space="preserve">0.47</w:t>
            </w:r>
          </w:p>
        </w:tc>
        <w:tc>
          <w:tcPr>
            <w:shd w:fill="auto" w:val="clear"/>
            <w:tcMar>
              <w:top w:w="0.0" w:type="dxa"/>
              <w:left w:w="40.0" w:type="dxa"/>
              <w:bottom w:w="0.0" w:type="dxa"/>
              <w:right w:w="40.0" w:type="dxa"/>
            </w:tcMar>
            <w:vAlign w:val="bottom"/>
          </w:tcPr>
          <w:p w:rsidR="00000000" w:rsidDel="00000000" w:rsidP="00000000" w:rsidRDefault="00000000" w:rsidRPr="00000000" w14:paraId="000003C9">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CA">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CB">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CC">
            <w:pPr>
              <w:pageBreakBefore w:val="0"/>
              <w:spacing w:before="0" w:line="240" w:lineRule="auto"/>
              <w:ind w:firstLine="0"/>
              <w:rPr/>
            </w:pPr>
            <w:r w:rsidDel="00000000" w:rsidR="00000000" w:rsidRPr="00000000">
              <w:rPr>
                <w:rtl w:val="0"/>
              </w:rPr>
              <w:t xml:space="preserve">-1.36</w:t>
            </w:r>
          </w:p>
        </w:tc>
        <w:tc>
          <w:tcPr>
            <w:shd w:fill="auto" w:val="clear"/>
            <w:tcMar>
              <w:top w:w="0.0" w:type="dxa"/>
              <w:left w:w="40.0" w:type="dxa"/>
              <w:bottom w:w="0.0" w:type="dxa"/>
              <w:right w:w="40.0" w:type="dxa"/>
            </w:tcMar>
            <w:vAlign w:val="bottom"/>
          </w:tcPr>
          <w:p w:rsidR="00000000" w:rsidDel="00000000" w:rsidP="00000000" w:rsidRDefault="00000000" w:rsidRPr="00000000" w14:paraId="000003CD">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CE">
            <w:pPr>
              <w:pageBreakBefore w:val="0"/>
              <w:spacing w:before="0" w:line="240" w:lineRule="auto"/>
              <w:ind w:firstLine="0"/>
              <w:rPr/>
            </w:pPr>
            <w:r w:rsidDel="00000000" w:rsidR="00000000" w:rsidRPr="00000000">
              <w:rPr>
                <w:rtl w:val="0"/>
              </w:rPr>
              <w:t xml:space="preserve">1.96</w:t>
            </w:r>
          </w:p>
        </w:tc>
        <w:tc>
          <w:tcPr>
            <w:shd w:fill="auto" w:val="clear"/>
            <w:tcMar>
              <w:top w:w="0.0" w:type="dxa"/>
              <w:left w:w="40.0" w:type="dxa"/>
              <w:bottom w:w="0.0" w:type="dxa"/>
              <w:right w:w="40.0" w:type="dxa"/>
            </w:tcMar>
            <w:vAlign w:val="bottom"/>
          </w:tcPr>
          <w:p w:rsidR="00000000" w:rsidDel="00000000" w:rsidP="00000000" w:rsidRDefault="00000000" w:rsidRPr="00000000" w14:paraId="000003CF">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0">
            <w:pPr>
              <w:pageBreakBefore w:val="0"/>
              <w:spacing w:before="0" w:line="240" w:lineRule="auto"/>
              <w:ind w:firstLine="0"/>
              <w:rPr/>
            </w:pPr>
            <w:r w:rsidDel="00000000" w:rsidR="00000000" w:rsidRPr="00000000">
              <w:rPr>
                <w:rtl w:val="0"/>
              </w:rPr>
              <w:t xml:space="preserve">-0.32</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D1">
            <w:pPr>
              <w:pageBreakBefore w:val="0"/>
              <w:spacing w:before="0" w:line="240" w:lineRule="auto"/>
              <w:ind w:firstLine="0"/>
              <w:rPr>
                <w:b w:val="1"/>
                <w:bCs w:val="1"/>
              </w:rPr>
            </w:pPr>
            <w:r w:rsidDel="00000000" w:rsidR="00000000" w:rsidRPr="00000000">
              <w:rPr>
                <w:b w:val="1"/>
                <w:bCs w:val="1"/>
                <w:rtl w:val="0"/>
              </w:rPr>
              <w:t xml:space="preserve">1921</w:t>
            </w:r>
          </w:p>
        </w:tc>
        <w:tc>
          <w:tcPr>
            <w:shd w:fill="auto" w:val="clear"/>
            <w:tcMar>
              <w:top w:w="0.0" w:type="dxa"/>
              <w:left w:w="40.0" w:type="dxa"/>
              <w:bottom w:w="0.0" w:type="dxa"/>
              <w:right w:w="40.0" w:type="dxa"/>
            </w:tcMar>
            <w:vAlign w:val="bottom"/>
          </w:tcPr>
          <w:p w:rsidR="00000000" w:rsidDel="00000000" w:rsidP="00000000" w:rsidRDefault="00000000" w:rsidRPr="00000000" w14:paraId="000003D2">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D3">
            <w:pPr>
              <w:pageBreakBefore w:val="0"/>
              <w:spacing w:before="0" w:line="240" w:lineRule="auto"/>
              <w:ind w:firstLine="0"/>
              <w:rPr/>
            </w:pPr>
            <w:r w:rsidDel="00000000" w:rsidR="00000000" w:rsidRPr="00000000">
              <w:rPr>
                <w:rtl w:val="0"/>
              </w:rPr>
              <w:t xml:space="preserve">-0.97</w:t>
            </w:r>
          </w:p>
        </w:tc>
        <w:tc>
          <w:tcPr>
            <w:shd w:fill="auto" w:val="clear"/>
            <w:tcMar>
              <w:top w:w="0.0" w:type="dxa"/>
              <w:left w:w="40.0" w:type="dxa"/>
              <w:bottom w:w="0.0" w:type="dxa"/>
              <w:right w:w="40.0" w:type="dxa"/>
            </w:tcMar>
            <w:vAlign w:val="bottom"/>
          </w:tcPr>
          <w:p w:rsidR="00000000" w:rsidDel="00000000" w:rsidP="00000000" w:rsidRDefault="00000000" w:rsidRPr="00000000" w14:paraId="000003D4">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5">
            <w:pPr>
              <w:pageBreakBefore w:val="0"/>
              <w:spacing w:before="0" w:line="240" w:lineRule="auto"/>
              <w:ind w:firstLine="0"/>
              <w:rPr/>
            </w:pPr>
            <w:r w:rsidDel="00000000" w:rsidR="00000000" w:rsidRPr="00000000">
              <w:rPr>
                <w:rtl w:val="0"/>
              </w:rPr>
              <w:t xml:space="preserve">-0.23</w:t>
            </w:r>
          </w:p>
        </w:tc>
        <w:tc>
          <w:tcPr>
            <w:shd w:fill="auto" w:val="clear"/>
            <w:tcMar>
              <w:top w:w="0.0" w:type="dxa"/>
              <w:left w:w="40.0" w:type="dxa"/>
              <w:bottom w:w="0.0" w:type="dxa"/>
              <w:right w:w="40.0" w:type="dxa"/>
            </w:tcMar>
            <w:vAlign w:val="bottom"/>
          </w:tcPr>
          <w:p w:rsidR="00000000" w:rsidDel="00000000" w:rsidP="00000000" w:rsidRDefault="00000000" w:rsidRPr="00000000" w14:paraId="000003D6">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7">
            <w:pPr>
              <w:pageBreakBefore w:val="0"/>
              <w:spacing w:before="0" w:line="240" w:lineRule="auto"/>
              <w:ind w:firstLine="0"/>
              <w:rPr/>
            </w:pPr>
            <w:r w:rsidDel="00000000" w:rsidR="00000000" w:rsidRPr="00000000">
              <w:rPr>
                <w:rtl w:val="0"/>
              </w:rPr>
              <w:t xml:space="preserve">-0.31</w:t>
            </w:r>
          </w:p>
        </w:tc>
        <w:tc>
          <w:tcPr>
            <w:shd w:fill="auto" w:val="clear"/>
            <w:tcMar>
              <w:top w:w="0.0" w:type="dxa"/>
              <w:left w:w="40.0" w:type="dxa"/>
              <w:bottom w:w="0.0" w:type="dxa"/>
              <w:right w:w="40.0" w:type="dxa"/>
            </w:tcMar>
            <w:vAlign w:val="bottom"/>
          </w:tcPr>
          <w:p w:rsidR="00000000" w:rsidDel="00000000" w:rsidP="00000000" w:rsidRDefault="00000000" w:rsidRPr="00000000" w14:paraId="000003D8">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9">
            <w:pPr>
              <w:pageBreakBefore w:val="0"/>
              <w:spacing w:before="0" w:line="240" w:lineRule="auto"/>
              <w:ind w:firstLine="0"/>
              <w:rPr/>
            </w:pPr>
            <w:r w:rsidDel="00000000" w:rsidR="00000000" w:rsidRPr="00000000">
              <w:rPr>
                <w:rtl w:val="0"/>
              </w:rPr>
              <w:t xml:space="preserve">1.06</w:t>
            </w:r>
          </w:p>
        </w:tc>
        <w:tc>
          <w:tcPr>
            <w:shd w:fill="auto" w:val="clear"/>
            <w:tcMar>
              <w:top w:w="0.0" w:type="dxa"/>
              <w:left w:w="40.0" w:type="dxa"/>
              <w:bottom w:w="0.0" w:type="dxa"/>
              <w:right w:w="40.0" w:type="dxa"/>
            </w:tcMar>
            <w:vAlign w:val="bottom"/>
          </w:tcPr>
          <w:p w:rsidR="00000000" w:rsidDel="00000000" w:rsidP="00000000" w:rsidRDefault="00000000" w:rsidRPr="00000000" w14:paraId="000003DA">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B">
            <w:pPr>
              <w:pageBreakBefore w:val="0"/>
              <w:spacing w:before="0" w:line="240" w:lineRule="auto"/>
              <w:ind w:firstLine="0"/>
              <w:rPr/>
            </w:pPr>
            <w:r w:rsidDel="00000000" w:rsidR="00000000" w:rsidRPr="00000000">
              <w:rPr>
                <w:rtl w:val="0"/>
              </w:rPr>
              <w:t xml:space="preserve">0.85</w:t>
            </w:r>
          </w:p>
        </w:tc>
        <w:tc>
          <w:tcPr>
            <w:shd w:fill="auto" w:val="clear"/>
            <w:tcMar>
              <w:top w:w="0.0" w:type="dxa"/>
              <w:left w:w="40.0" w:type="dxa"/>
              <w:bottom w:w="0.0" w:type="dxa"/>
              <w:right w:w="40.0" w:type="dxa"/>
            </w:tcMar>
            <w:vAlign w:val="bottom"/>
          </w:tcPr>
          <w:p w:rsidR="00000000" w:rsidDel="00000000" w:rsidP="00000000" w:rsidRDefault="00000000" w:rsidRPr="00000000" w14:paraId="000003DC">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D">
            <w:pPr>
              <w:pageBreakBefore w:val="0"/>
              <w:spacing w:before="0" w:line="240" w:lineRule="auto"/>
              <w:ind w:firstLine="0"/>
              <w:rPr/>
            </w:pPr>
            <w:r w:rsidDel="00000000" w:rsidR="00000000" w:rsidRPr="00000000">
              <w:rPr>
                <w:rtl w:val="0"/>
              </w:rPr>
              <w:t xml:space="preserve">-0.17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DE">
            <w:pPr>
              <w:pageBreakBefore w:val="0"/>
              <w:spacing w:before="0" w:line="240" w:lineRule="auto"/>
              <w:ind w:firstLine="0"/>
              <w:rPr>
                <w:b w:val="1"/>
                <w:bCs w:val="1"/>
              </w:rPr>
            </w:pPr>
            <w:r w:rsidDel="00000000" w:rsidR="00000000" w:rsidRPr="00000000">
              <w:rPr>
                <w:b w:val="1"/>
                <w:bCs w:val="1"/>
                <w:rtl w:val="0"/>
              </w:rPr>
              <w:t xml:space="preserve">1925</w:t>
            </w:r>
          </w:p>
        </w:tc>
        <w:tc>
          <w:tcPr>
            <w:shd w:fill="auto" w:val="clear"/>
            <w:tcMar>
              <w:top w:w="0.0" w:type="dxa"/>
              <w:left w:w="40.0" w:type="dxa"/>
              <w:bottom w:w="0.0" w:type="dxa"/>
              <w:right w:w="40.0" w:type="dxa"/>
            </w:tcMar>
            <w:vAlign w:val="bottom"/>
          </w:tcPr>
          <w:p w:rsidR="00000000" w:rsidDel="00000000" w:rsidP="00000000" w:rsidRDefault="00000000" w:rsidRPr="00000000" w14:paraId="000003DF">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E0">
            <w:pPr>
              <w:pageBreakBefore w:val="0"/>
              <w:spacing w:before="0" w:line="240" w:lineRule="auto"/>
              <w:ind w:firstLine="0"/>
              <w:rPr/>
            </w:pPr>
            <w:r w:rsidDel="00000000" w:rsidR="00000000" w:rsidRPr="00000000">
              <w:rPr>
                <w:rtl w:val="0"/>
              </w:rPr>
              <w:t xml:space="preserve">-1.74</w:t>
            </w:r>
          </w:p>
        </w:tc>
        <w:tc>
          <w:tcPr>
            <w:shd w:fill="auto" w:val="clear"/>
            <w:tcMar>
              <w:top w:w="0.0" w:type="dxa"/>
              <w:left w:w="40.0" w:type="dxa"/>
              <w:bottom w:w="0.0" w:type="dxa"/>
              <w:right w:w="40.0" w:type="dxa"/>
            </w:tcMar>
            <w:vAlign w:val="bottom"/>
          </w:tcPr>
          <w:p w:rsidR="00000000" w:rsidDel="00000000" w:rsidP="00000000" w:rsidRDefault="00000000" w:rsidRPr="00000000" w14:paraId="000003E1">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E2">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E3">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E4">
            <w:pPr>
              <w:pageBreakBefore w:val="0"/>
              <w:spacing w:before="0" w:line="240" w:lineRule="auto"/>
              <w:ind w:firstLine="0"/>
              <w:rPr/>
            </w:pPr>
            <w:r w:rsidDel="00000000" w:rsidR="00000000" w:rsidRPr="00000000">
              <w:rPr>
                <w:rtl w:val="0"/>
              </w:rPr>
              <w:t xml:space="preserve">0.87</w:t>
            </w:r>
          </w:p>
        </w:tc>
        <w:tc>
          <w:tcPr>
            <w:shd w:fill="auto" w:val="clear"/>
            <w:tcMar>
              <w:top w:w="0.0" w:type="dxa"/>
              <w:left w:w="40.0" w:type="dxa"/>
              <w:bottom w:w="0.0" w:type="dxa"/>
              <w:right w:w="40.0" w:type="dxa"/>
            </w:tcMar>
            <w:vAlign w:val="bottom"/>
          </w:tcPr>
          <w:p w:rsidR="00000000" w:rsidDel="00000000" w:rsidP="00000000" w:rsidRDefault="00000000" w:rsidRPr="00000000" w14:paraId="000003E5">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E6">
            <w:pPr>
              <w:pageBreakBefore w:val="0"/>
              <w:spacing w:before="0" w:line="240" w:lineRule="auto"/>
              <w:ind w:firstLine="0"/>
              <w:rPr/>
            </w:pPr>
            <w:r w:rsidDel="00000000" w:rsidR="00000000" w:rsidRPr="00000000">
              <w:rPr>
                <w:rtl w:val="0"/>
              </w:rPr>
              <w:t xml:space="preserve">1.50</w:t>
            </w:r>
          </w:p>
        </w:tc>
        <w:tc>
          <w:tcPr>
            <w:shd w:fill="9fc5e8" w:val="clear"/>
            <w:tcMar>
              <w:top w:w="0.0" w:type="dxa"/>
              <w:left w:w="40.0" w:type="dxa"/>
              <w:bottom w:w="0.0" w:type="dxa"/>
              <w:right w:w="40.0" w:type="dxa"/>
            </w:tcMar>
            <w:vAlign w:val="bottom"/>
          </w:tcPr>
          <w:p w:rsidR="00000000" w:rsidDel="00000000" w:rsidP="00000000" w:rsidRDefault="00000000" w:rsidRPr="00000000" w14:paraId="000003E7">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3E8">
            <w:pPr>
              <w:pageBreakBefore w:val="0"/>
              <w:spacing w:before="0" w:line="240" w:lineRule="auto"/>
              <w:ind w:firstLine="0"/>
              <w:rPr/>
            </w:pPr>
            <w:r w:rsidDel="00000000" w:rsidR="00000000" w:rsidRPr="00000000">
              <w:rPr>
                <w:rtl w:val="0"/>
              </w:rPr>
              <w:t xml:space="preserve">2.32</w:t>
            </w:r>
          </w:p>
        </w:tc>
        <w:tc>
          <w:tcPr>
            <w:shd w:fill="9fc5e8" w:val="clear"/>
            <w:tcMar>
              <w:top w:w="0.0" w:type="dxa"/>
              <w:left w:w="40.0" w:type="dxa"/>
              <w:bottom w:w="0.0" w:type="dxa"/>
              <w:right w:w="40.0" w:type="dxa"/>
            </w:tcMar>
            <w:vAlign w:val="bottom"/>
          </w:tcPr>
          <w:p w:rsidR="00000000" w:rsidDel="00000000" w:rsidP="00000000" w:rsidRDefault="00000000" w:rsidRPr="00000000" w14:paraId="000003E9">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3EA">
            <w:pPr>
              <w:pageBreakBefore w:val="0"/>
              <w:spacing w:before="0" w:line="240" w:lineRule="auto"/>
              <w:ind w:firstLine="0"/>
              <w:rPr/>
            </w:pPr>
            <w:r w:rsidDel="00000000" w:rsidR="00000000" w:rsidRPr="00000000">
              <w:rPr>
                <w:rtl w:val="0"/>
              </w:rPr>
              <w:t xml:space="preserve">3.64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EB">
            <w:pPr>
              <w:pageBreakBefore w:val="0"/>
              <w:spacing w:before="0" w:line="240" w:lineRule="auto"/>
              <w:ind w:firstLine="0"/>
              <w:rPr>
                <w:b w:val="1"/>
                <w:bCs w:val="1"/>
              </w:rPr>
            </w:pPr>
            <w:r w:rsidDel="00000000" w:rsidR="00000000" w:rsidRPr="00000000">
              <w:rPr>
                <w:b w:val="1"/>
                <w:bCs w:val="1"/>
                <w:rtl w:val="0"/>
              </w:rPr>
              <w:t xml:space="preserve">1929</w:t>
            </w:r>
          </w:p>
        </w:tc>
        <w:tc>
          <w:tcPr>
            <w:shd w:fill="auto" w:val="clear"/>
            <w:tcMar>
              <w:top w:w="0.0" w:type="dxa"/>
              <w:left w:w="40.0" w:type="dxa"/>
              <w:bottom w:w="0.0" w:type="dxa"/>
              <w:right w:w="40.0" w:type="dxa"/>
            </w:tcMar>
            <w:vAlign w:val="bottom"/>
          </w:tcPr>
          <w:p w:rsidR="00000000" w:rsidDel="00000000" w:rsidP="00000000" w:rsidRDefault="00000000" w:rsidRPr="00000000" w14:paraId="000003EC">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ED">
            <w:pPr>
              <w:pageBreakBefore w:val="0"/>
              <w:spacing w:before="0" w:line="240" w:lineRule="auto"/>
              <w:ind w:firstLine="0"/>
              <w:rPr/>
            </w:pPr>
            <w:r w:rsidDel="00000000" w:rsidR="00000000" w:rsidRPr="00000000">
              <w:rPr>
                <w:rtl w:val="0"/>
              </w:rPr>
              <w:t xml:space="preserve">0.50</w:t>
            </w:r>
          </w:p>
        </w:tc>
        <w:tc>
          <w:tcPr>
            <w:shd w:fill="9fc5e8" w:val="clear"/>
            <w:tcMar>
              <w:top w:w="0.0" w:type="dxa"/>
              <w:left w:w="40.0" w:type="dxa"/>
              <w:bottom w:w="0.0" w:type="dxa"/>
              <w:right w:w="40.0" w:type="dxa"/>
            </w:tcMar>
            <w:vAlign w:val="bottom"/>
          </w:tcPr>
          <w:p w:rsidR="00000000" w:rsidDel="00000000" w:rsidP="00000000" w:rsidRDefault="00000000" w:rsidRPr="00000000" w14:paraId="000003EE">
            <w:pPr>
              <w:pageBreakBefore w:val="0"/>
              <w:spacing w:before="0" w:line="240" w:lineRule="auto"/>
              <w:ind w:firstLine="0"/>
              <w:rPr/>
            </w:pPr>
            <w:r w:rsidDel="00000000" w:rsidR="00000000" w:rsidRPr="00000000">
              <w:rPr>
                <w:rtl w:val="0"/>
              </w:rPr>
              <w:t xml:space="preserve">0.16</w:t>
            </w:r>
          </w:p>
        </w:tc>
        <w:tc>
          <w:tcPr>
            <w:shd w:fill="9fc5e8" w:val="clear"/>
            <w:tcMar>
              <w:top w:w="0.0" w:type="dxa"/>
              <w:left w:w="40.0" w:type="dxa"/>
              <w:bottom w:w="0.0" w:type="dxa"/>
              <w:right w:w="40.0" w:type="dxa"/>
            </w:tcMar>
            <w:vAlign w:val="bottom"/>
          </w:tcPr>
          <w:p w:rsidR="00000000" w:rsidDel="00000000" w:rsidP="00000000" w:rsidRDefault="00000000" w:rsidRPr="00000000" w14:paraId="000003EF">
            <w:pPr>
              <w:pageBreakBefore w:val="0"/>
              <w:spacing w:before="0" w:line="240" w:lineRule="auto"/>
              <w:ind w:firstLine="0"/>
              <w:rPr/>
            </w:pPr>
            <w:r w:rsidDel="00000000" w:rsidR="00000000" w:rsidRPr="00000000">
              <w:rPr>
                <w:rtl w:val="0"/>
              </w:rPr>
              <w:t xml:space="preserve">3.67</w:t>
            </w:r>
          </w:p>
        </w:tc>
        <w:tc>
          <w:tcPr>
            <w:shd w:fill="auto" w:val="clear"/>
            <w:tcMar>
              <w:top w:w="0.0" w:type="dxa"/>
              <w:left w:w="40.0" w:type="dxa"/>
              <w:bottom w:w="0.0" w:type="dxa"/>
              <w:right w:w="40.0" w:type="dxa"/>
            </w:tcMar>
            <w:vAlign w:val="bottom"/>
          </w:tcPr>
          <w:p w:rsidR="00000000" w:rsidDel="00000000" w:rsidP="00000000" w:rsidRDefault="00000000" w:rsidRPr="00000000" w14:paraId="000003F0">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F1">
            <w:pPr>
              <w:pageBreakBefore w:val="0"/>
              <w:spacing w:before="0" w:line="240" w:lineRule="auto"/>
              <w:ind w:firstLine="0"/>
              <w:rPr/>
            </w:pPr>
            <w:r w:rsidDel="00000000" w:rsidR="00000000" w:rsidRPr="00000000">
              <w:rPr>
                <w:rtl w:val="0"/>
              </w:rPr>
              <w:t xml:space="preserve">1.60</w:t>
            </w:r>
          </w:p>
        </w:tc>
        <w:tc>
          <w:tcPr>
            <w:shd w:fill="9fc5e8" w:val="clear"/>
            <w:tcMar>
              <w:top w:w="0.0" w:type="dxa"/>
              <w:left w:w="40.0" w:type="dxa"/>
              <w:bottom w:w="0.0" w:type="dxa"/>
              <w:right w:w="40.0" w:type="dxa"/>
            </w:tcMar>
            <w:vAlign w:val="bottom"/>
          </w:tcPr>
          <w:p w:rsidR="00000000" w:rsidDel="00000000" w:rsidP="00000000" w:rsidRDefault="00000000" w:rsidRPr="00000000" w14:paraId="000003F2">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3F3">
            <w:pPr>
              <w:pageBreakBefore w:val="0"/>
              <w:spacing w:before="0" w:line="240" w:lineRule="auto"/>
              <w:ind w:firstLine="0"/>
              <w:rPr/>
            </w:pPr>
            <w:r w:rsidDel="00000000" w:rsidR="00000000" w:rsidRPr="00000000">
              <w:rPr>
                <w:rtl w:val="0"/>
              </w:rPr>
              <w:t xml:space="preserve">2.76</w:t>
            </w:r>
          </w:p>
        </w:tc>
        <w:tc>
          <w:tcPr>
            <w:shd w:fill="9fc5e8" w:val="clear"/>
            <w:tcMar>
              <w:top w:w="0.0" w:type="dxa"/>
              <w:left w:w="40.0" w:type="dxa"/>
              <w:bottom w:w="0.0" w:type="dxa"/>
              <w:right w:w="40.0" w:type="dxa"/>
            </w:tcMar>
            <w:vAlign w:val="bottom"/>
          </w:tcPr>
          <w:p w:rsidR="00000000" w:rsidDel="00000000" w:rsidP="00000000" w:rsidRDefault="00000000" w:rsidRPr="00000000" w14:paraId="000003F4">
            <w:pPr>
              <w:pageBreakBefore w:val="0"/>
              <w:spacing w:before="0" w:line="240" w:lineRule="auto"/>
              <w:ind w:firstLine="0"/>
              <w:rPr/>
            </w:pPr>
            <w:r w:rsidDel="00000000" w:rsidR="00000000" w:rsidRPr="00000000">
              <w:rPr>
                <w:rtl w:val="0"/>
              </w:rPr>
              <w:t xml:space="preserve">0.15</w:t>
            </w:r>
          </w:p>
        </w:tc>
        <w:tc>
          <w:tcPr>
            <w:shd w:fill="9fc5e8" w:val="clear"/>
            <w:tcMar>
              <w:top w:w="0.0" w:type="dxa"/>
              <w:left w:w="40.0" w:type="dxa"/>
              <w:bottom w:w="0.0" w:type="dxa"/>
              <w:right w:w="40.0" w:type="dxa"/>
            </w:tcMar>
            <w:vAlign w:val="bottom"/>
          </w:tcPr>
          <w:p w:rsidR="00000000" w:rsidDel="00000000" w:rsidP="00000000" w:rsidRDefault="00000000" w:rsidRPr="00000000" w14:paraId="000003F5">
            <w:pPr>
              <w:pageBreakBefore w:val="0"/>
              <w:spacing w:before="0" w:line="240" w:lineRule="auto"/>
              <w:ind w:firstLine="0"/>
              <w:rPr/>
            </w:pPr>
            <w:r w:rsidDel="00000000" w:rsidR="00000000" w:rsidRPr="00000000">
              <w:rPr>
                <w:rtl w:val="0"/>
              </w:rPr>
              <w:t xml:space="preserve">3.08</w:t>
            </w:r>
          </w:p>
        </w:tc>
        <w:tc>
          <w:tcPr>
            <w:shd w:fill="9fc5e8" w:val="clear"/>
            <w:tcMar>
              <w:top w:w="0.0" w:type="dxa"/>
              <w:left w:w="40.0" w:type="dxa"/>
              <w:bottom w:w="0.0" w:type="dxa"/>
              <w:right w:w="40.0" w:type="dxa"/>
            </w:tcMar>
            <w:vAlign w:val="bottom"/>
          </w:tcPr>
          <w:p w:rsidR="00000000" w:rsidDel="00000000" w:rsidP="00000000" w:rsidRDefault="00000000" w:rsidRPr="00000000" w14:paraId="000003F6">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3F7">
            <w:pPr>
              <w:pageBreakBefore w:val="0"/>
              <w:spacing w:before="0" w:line="240" w:lineRule="auto"/>
              <w:ind w:firstLine="0"/>
              <w:rPr/>
            </w:pPr>
            <w:r w:rsidDel="00000000" w:rsidR="00000000" w:rsidRPr="00000000">
              <w:rPr>
                <w:rtl w:val="0"/>
              </w:rPr>
              <w:t xml:space="preserve">4.78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F8">
            <w:pPr>
              <w:pageBreakBefore w:val="0"/>
              <w:spacing w:before="0" w:line="240" w:lineRule="auto"/>
              <w:ind w:firstLine="0"/>
              <w:rPr>
                <w:b w:val="1"/>
                <w:bCs w:val="1"/>
              </w:rPr>
            </w:pPr>
            <w:r w:rsidDel="00000000" w:rsidR="00000000" w:rsidRPr="00000000">
              <w:rPr>
                <w:b w:val="1"/>
                <w:bCs w:val="1"/>
                <w:rtl w:val="0"/>
              </w:rPr>
              <w:t xml:space="preserve">1933</w:t>
            </w:r>
          </w:p>
        </w:tc>
        <w:tc>
          <w:tcPr>
            <w:shd w:fill="9fc5e8" w:val="clear"/>
            <w:tcMar>
              <w:top w:w="0.0" w:type="dxa"/>
              <w:left w:w="40.0" w:type="dxa"/>
              <w:bottom w:w="0.0" w:type="dxa"/>
              <w:right w:w="40.0" w:type="dxa"/>
            </w:tcMar>
            <w:vAlign w:val="bottom"/>
          </w:tcPr>
          <w:p w:rsidR="00000000" w:rsidDel="00000000" w:rsidP="00000000" w:rsidRDefault="00000000" w:rsidRPr="00000000" w14:paraId="000003F9">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FA">
            <w:pPr>
              <w:pageBreakBefore w:val="0"/>
              <w:spacing w:before="0" w:line="240" w:lineRule="auto"/>
              <w:ind w:firstLine="0"/>
              <w:rPr/>
            </w:pPr>
            <w:r w:rsidDel="00000000" w:rsidR="00000000" w:rsidRPr="00000000">
              <w:rPr>
                <w:rtl w:val="0"/>
              </w:rPr>
              <w:t xml:space="preserve">2.57</w:t>
            </w:r>
          </w:p>
        </w:tc>
        <w:tc>
          <w:tcPr>
            <w:shd w:fill="9fc5e8" w:val="clear"/>
            <w:tcMar>
              <w:top w:w="0.0" w:type="dxa"/>
              <w:left w:w="40.0" w:type="dxa"/>
              <w:bottom w:w="0.0" w:type="dxa"/>
              <w:right w:w="40.0" w:type="dxa"/>
            </w:tcMar>
            <w:vAlign w:val="bottom"/>
          </w:tcPr>
          <w:p w:rsidR="00000000" w:rsidDel="00000000" w:rsidP="00000000" w:rsidRDefault="00000000" w:rsidRPr="00000000" w14:paraId="000003FB">
            <w:pPr>
              <w:pageBreakBefore w:val="0"/>
              <w:spacing w:before="0" w:line="240" w:lineRule="auto"/>
              <w:ind w:firstLine="0"/>
              <w:rPr/>
            </w:pPr>
            <w:r w:rsidDel="00000000" w:rsidR="00000000" w:rsidRPr="00000000">
              <w:rPr>
                <w:rtl w:val="0"/>
              </w:rPr>
              <w:t xml:space="preserve">0.23</w:t>
            </w:r>
          </w:p>
        </w:tc>
        <w:tc>
          <w:tcPr>
            <w:shd w:fill="9fc5e8" w:val="clear"/>
            <w:tcMar>
              <w:top w:w="0.0" w:type="dxa"/>
              <w:left w:w="40.0" w:type="dxa"/>
              <w:bottom w:w="0.0" w:type="dxa"/>
              <w:right w:w="40.0" w:type="dxa"/>
            </w:tcMar>
            <w:vAlign w:val="bottom"/>
          </w:tcPr>
          <w:p w:rsidR="00000000" w:rsidDel="00000000" w:rsidP="00000000" w:rsidRDefault="00000000" w:rsidRPr="00000000" w14:paraId="000003FC">
            <w:pPr>
              <w:pageBreakBefore w:val="0"/>
              <w:spacing w:before="0" w:line="240" w:lineRule="auto"/>
              <w:ind w:firstLine="0"/>
              <w:rPr/>
            </w:pPr>
            <w:r w:rsidDel="00000000" w:rsidR="00000000" w:rsidRPr="00000000">
              <w:rPr>
                <w:rtl w:val="0"/>
              </w:rPr>
              <w:t xml:space="preserve">5.70</w:t>
            </w:r>
          </w:p>
        </w:tc>
        <w:tc>
          <w:tcPr>
            <w:shd w:fill="9fc5e8" w:val="clear"/>
            <w:tcMar>
              <w:top w:w="0.0" w:type="dxa"/>
              <w:left w:w="40.0" w:type="dxa"/>
              <w:bottom w:w="0.0" w:type="dxa"/>
              <w:right w:w="40.0" w:type="dxa"/>
            </w:tcMar>
            <w:vAlign w:val="bottom"/>
          </w:tcPr>
          <w:p w:rsidR="00000000" w:rsidDel="00000000" w:rsidP="00000000" w:rsidRDefault="00000000" w:rsidRPr="00000000" w14:paraId="000003FD">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FE">
            <w:pPr>
              <w:pageBreakBefore w:val="0"/>
              <w:spacing w:before="0" w:line="240" w:lineRule="auto"/>
              <w:ind w:firstLine="0"/>
              <w:rPr/>
            </w:pPr>
            <w:r w:rsidDel="00000000" w:rsidR="00000000" w:rsidRPr="00000000">
              <w:rPr>
                <w:rtl w:val="0"/>
              </w:rPr>
              <w:t xml:space="preserve">2.51</w:t>
            </w:r>
          </w:p>
        </w:tc>
        <w:tc>
          <w:tcPr>
            <w:shd w:fill="9fc5e8" w:val="clear"/>
            <w:tcMar>
              <w:top w:w="0.0" w:type="dxa"/>
              <w:left w:w="40.0" w:type="dxa"/>
              <w:bottom w:w="0.0" w:type="dxa"/>
              <w:right w:w="40.0" w:type="dxa"/>
            </w:tcMar>
            <w:vAlign w:val="bottom"/>
          </w:tcPr>
          <w:p w:rsidR="00000000" w:rsidDel="00000000" w:rsidP="00000000" w:rsidRDefault="00000000" w:rsidRPr="00000000" w14:paraId="000003FF">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00">
            <w:pPr>
              <w:pageBreakBefore w:val="0"/>
              <w:spacing w:before="0" w:line="240" w:lineRule="auto"/>
              <w:ind w:firstLine="0"/>
              <w:rPr/>
            </w:pPr>
            <w:r w:rsidDel="00000000" w:rsidR="00000000" w:rsidRPr="00000000">
              <w:rPr>
                <w:rtl w:val="0"/>
              </w:rPr>
              <w:t xml:space="preserve">2.71</w:t>
            </w:r>
          </w:p>
        </w:tc>
        <w:tc>
          <w:tcPr>
            <w:shd w:fill="9fc5e8" w:val="clear"/>
            <w:tcMar>
              <w:top w:w="0.0" w:type="dxa"/>
              <w:left w:w="40.0" w:type="dxa"/>
              <w:bottom w:w="0.0" w:type="dxa"/>
              <w:right w:w="40.0" w:type="dxa"/>
            </w:tcMar>
            <w:vAlign w:val="bottom"/>
          </w:tcPr>
          <w:p w:rsidR="00000000" w:rsidDel="00000000" w:rsidP="00000000" w:rsidRDefault="00000000" w:rsidRPr="00000000" w14:paraId="00000401">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02">
            <w:pPr>
              <w:pageBreakBefore w:val="0"/>
              <w:spacing w:before="0" w:line="240" w:lineRule="auto"/>
              <w:ind w:firstLine="0"/>
              <w:rPr/>
            </w:pPr>
            <w:r w:rsidDel="00000000" w:rsidR="00000000" w:rsidRPr="00000000">
              <w:rPr>
                <w:rtl w:val="0"/>
              </w:rPr>
              <w:t xml:space="preserve">4.78</w:t>
            </w:r>
          </w:p>
        </w:tc>
        <w:tc>
          <w:tcPr>
            <w:shd w:fill="9fc5e8" w:val="clear"/>
            <w:tcMar>
              <w:top w:w="0.0" w:type="dxa"/>
              <w:left w:w="40.0" w:type="dxa"/>
              <w:bottom w:w="0.0" w:type="dxa"/>
              <w:right w:w="40.0" w:type="dxa"/>
            </w:tcMar>
            <w:vAlign w:val="bottom"/>
          </w:tcPr>
          <w:p w:rsidR="00000000" w:rsidDel="00000000" w:rsidP="00000000" w:rsidRDefault="00000000" w:rsidRPr="00000000" w14:paraId="00000403">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04">
            <w:pPr>
              <w:pageBreakBefore w:val="0"/>
              <w:spacing w:before="0" w:line="240" w:lineRule="auto"/>
              <w:ind w:firstLine="0"/>
              <w:rPr/>
            </w:pPr>
            <w:r w:rsidDel="00000000" w:rsidR="00000000" w:rsidRPr="00000000">
              <w:rPr>
                <w:rtl w:val="0"/>
              </w:rPr>
              <w:t xml:space="preserve">4.58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05">
            <w:pPr>
              <w:pageBreakBefore w:val="0"/>
              <w:spacing w:before="0" w:line="240" w:lineRule="auto"/>
              <w:ind w:firstLine="0"/>
              <w:rPr>
                <w:b w:val="1"/>
                <w:bCs w:val="1"/>
              </w:rPr>
            </w:pPr>
            <w:r w:rsidDel="00000000" w:rsidR="00000000" w:rsidRPr="00000000">
              <w:rPr>
                <w:b w:val="1"/>
                <w:bCs w:val="1"/>
                <w:rtl w:val="0"/>
              </w:rPr>
              <w:t xml:space="preserve">1937</w:t>
            </w:r>
          </w:p>
        </w:tc>
        <w:tc>
          <w:tcPr>
            <w:shd w:fill="9fc5e8" w:val="clear"/>
            <w:tcMar>
              <w:top w:w="0.0" w:type="dxa"/>
              <w:left w:w="40.0" w:type="dxa"/>
              <w:bottom w:w="0.0" w:type="dxa"/>
              <w:right w:w="40.0" w:type="dxa"/>
            </w:tcMar>
            <w:vAlign w:val="bottom"/>
          </w:tcPr>
          <w:p w:rsidR="00000000" w:rsidDel="00000000" w:rsidP="00000000" w:rsidRDefault="00000000" w:rsidRPr="00000000" w14:paraId="00000406">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07">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408">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09">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40A">
            <w:pPr>
              <w:pageBreakBefore w:val="0"/>
              <w:spacing w:before="0" w:line="240" w:lineRule="auto"/>
              <w:ind w:firstLine="0"/>
              <w:rPr/>
            </w:pPr>
            <w:r w:rsidDel="00000000" w:rsidR="00000000" w:rsidRPr="00000000">
              <w:rPr>
                <w:rtl w:val="0"/>
              </w:rPr>
              <w:t xml:space="preserve">0.17</w:t>
            </w:r>
          </w:p>
        </w:tc>
        <w:tc>
          <w:tcPr>
            <w:shd w:fill="9fc5e8" w:val="clear"/>
            <w:tcMar>
              <w:top w:w="0.0" w:type="dxa"/>
              <w:left w:w="40.0" w:type="dxa"/>
              <w:bottom w:w="0.0" w:type="dxa"/>
              <w:right w:w="40.0" w:type="dxa"/>
            </w:tcMar>
            <w:vAlign w:val="bottom"/>
          </w:tcPr>
          <w:p w:rsidR="00000000" w:rsidDel="00000000" w:rsidP="00000000" w:rsidRDefault="00000000" w:rsidRPr="00000000" w14:paraId="0000040B">
            <w:pPr>
              <w:pageBreakBefore w:val="0"/>
              <w:spacing w:before="0" w:line="240" w:lineRule="auto"/>
              <w:ind w:firstLine="0"/>
              <w:rPr/>
            </w:pPr>
            <w:r w:rsidDel="00000000" w:rsidR="00000000" w:rsidRPr="00000000">
              <w:rPr>
                <w:rtl w:val="0"/>
              </w:rPr>
              <w:t xml:space="preserve">5.05</w:t>
            </w:r>
          </w:p>
        </w:tc>
        <w:tc>
          <w:tcPr>
            <w:shd w:fill="9fc5e8" w:val="clear"/>
            <w:tcMar>
              <w:top w:w="0.0" w:type="dxa"/>
              <w:left w:w="40.0" w:type="dxa"/>
              <w:bottom w:w="0.0" w:type="dxa"/>
              <w:right w:w="40.0" w:type="dxa"/>
            </w:tcMar>
            <w:vAlign w:val="bottom"/>
          </w:tcPr>
          <w:p w:rsidR="00000000" w:rsidDel="00000000" w:rsidP="00000000" w:rsidRDefault="00000000" w:rsidRPr="00000000" w14:paraId="0000040C">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0D">
            <w:pPr>
              <w:pageBreakBefore w:val="0"/>
              <w:spacing w:before="0" w:line="240" w:lineRule="auto"/>
              <w:ind w:firstLine="0"/>
              <w:rPr/>
            </w:pPr>
            <w:r w:rsidDel="00000000" w:rsidR="00000000" w:rsidRPr="00000000">
              <w:rPr>
                <w:rtl w:val="0"/>
              </w:rPr>
              <w:t xml:space="preserve">2.56</w:t>
            </w:r>
          </w:p>
        </w:tc>
        <w:tc>
          <w:tcPr>
            <w:shd w:fill="9fc5e8" w:val="clear"/>
            <w:tcMar>
              <w:top w:w="0.0" w:type="dxa"/>
              <w:left w:w="40.0" w:type="dxa"/>
              <w:bottom w:w="0.0" w:type="dxa"/>
              <w:right w:w="40.0" w:type="dxa"/>
            </w:tcMar>
            <w:vAlign w:val="bottom"/>
          </w:tcPr>
          <w:p w:rsidR="00000000" w:rsidDel="00000000" w:rsidP="00000000" w:rsidRDefault="00000000" w:rsidRPr="00000000" w14:paraId="0000040E">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40F">
            <w:pPr>
              <w:pageBreakBefore w:val="0"/>
              <w:spacing w:before="0" w:line="240" w:lineRule="auto"/>
              <w:ind w:firstLine="0"/>
              <w:rPr/>
            </w:pPr>
            <w:r w:rsidDel="00000000" w:rsidR="00000000" w:rsidRPr="00000000">
              <w:rPr>
                <w:rtl w:val="0"/>
              </w:rPr>
              <w:t xml:space="preserve">8.59</w:t>
            </w:r>
          </w:p>
        </w:tc>
        <w:tc>
          <w:tcPr>
            <w:shd w:fill="9fc5e8" w:val="clear"/>
            <w:tcMar>
              <w:top w:w="0.0" w:type="dxa"/>
              <w:left w:w="40.0" w:type="dxa"/>
              <w:bottom w:w="0.0" w:type="dxa"/>
              <w:right w:w="40.0" w:type="dxa"/>
            </w:tcMar>
            <w:vAlign w:val="bottom"/>
          </w:tcPr>
          <w:p w:rsidR="00000000" w:rsidDel="00000000" w:rsidP="00000000" w:rsidRDefault="00000000" w:rsidRPr="00000000" w14:paraId="00000410">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411">
            <w:pPr>
              <w:pageBreakBefore w:val="0"/>
              <w:spacing w:before="0" w:line="240" w:lineRule="auto"/>
              <w:ind w:firstLine="0"/>
              <w:rPr/>
            </w:pPr>
            <w:r w:rsidDel="00000000" w:rsidR="00000000" w:rsidRPr="00000000">
              <w:rPr>
                <w:rtl w:val="0"/>
              </w:rPr>
              <w:t xml:space="preserve">5.48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2">
            <w:pPr>
              <w:pageBreakBefore w:val="0"/>
              <w:spacing w:before="0" w:line="240" w:lineRule="auto"/>
              <w:ind w:firstLine="0"/>
              <w:rPr>
                <w:b w:val="1"/>
                <w:bCs w:val="1"/>
              </w:rPr>
            </w:pPr>
            <w:r w:rsidDel="00000000" w:rsidR="00000000" w:rsidRPr="00000000">
              <w:rPr>
                <w:b w:val="1"/>
                <w:bCs w:val="1"/>
                <w:rtl w:val="0"/>
              </w:rPr>
              <w:t xml:space="preserve">1941</w:t>
            </w:r>
          </w:p>
        </w:tc>
        <w:tc>
          <w:tcPr>
            <w:shd w:fill="9fc5e8" w:val="clear"/>
            <w:tcMar>
              <w:top w:w="0.0" w:type="dxa"/>
              <w:left w:w="40.0" w:type="dxa"/>
              <w:bottom w:w="0.0" w:type="dxa"/>
              <w:right w:w="40.0" w:type="dxa"/>
            </w:tcMar>
            <w:vAlign w:val="bottom"/>
          </w:tcPr>
          <w:p w:rsidR="00000000" w:rsidDel="00000000" w:rsidP="00000000" w:rsidRDefault="00000000" w:rsidRPr="00000000" w14:paraId="00000413">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414">
            <w:pPr>
              <w:pageBreakBefore w:val="0"/>
              <w:spacing w:before="0" w:line="240" w:lineRule="auto"/>
              <w:ind w:firstLine="0"/>
              <w:rPr/>
            </w:pPr>
            <w:r w:rsidDel="00000000" w:rsidR="00000000" w:rsidRPr="00000000">
              <w:rPr>
                <w:rtl w:val="0"/>
              </w:rPr>
              <w:t xml:space="preserve">3.44</w:t>
            </w:r>
          </w:p>
        </w:tc>
        <w:tc>
          <w:tcPr>
            <w:shd w:fill="9fc5e8" w:val="clear"/>
            <w:tcMar>
              <w:top w:w="0.0" w:type="dxa"/>
              <w:left w:w="40.0" w:type="dxa"/>
              <w:bottom w:w="0.0" w:type="dxa"/>
              <w:right w:w="40.0" w:type="dxa"/>
            </w:tcMar>
            <w:vAlign w:val="bottom"/>
          </w:tcPr>
          <w:p w:rsidR="00000000" w:rsidDel="00000000" w:rsidP="00000000" w:rsidRDefault="00000000" w:rsidRPr="00000000" w14:paraId="00000415">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16">
            <w:pPr>
              <w:pageBreakBefore w:val="0"/>
              <w:spacing w:before="0" w:line="240" w:lineRule="auto"/>
              <w:ind w:firstLine="0"/>
              <w:rPr/>
            </w:pPr>
            <w:r w:rsidDel="00000000" w:rsidR="00000000" w:rsidRPr="00000000">
              <w:rPr>
                <w:rtl w:val="0"/>
              </w:rPr>
              <w:t xml:space="preserve">6.30</w:t>
            </w:r>
          </w:p>
        </w:tc>
        <w:tc>
          <w:tcPr>
            <w:shd w:fill="9fc5e8" w:val="clear"/>
            <w:tcMar>
              <w:top w:w="0.0" w:type="dxa"/>
              <w:left w:w="40.0" w:type="dxa"/>
              <w:bottom w:w="0.0" w:type="dxa"/>
              <w:right w:w="40.0" w:type="dxa"/>
            </w:tcMar>
            <w:vAlign w:val="bottom"/>
          </w:tcPr>
          <w:p w:rsidR="00000000" w:rsidDel="00000000" w:rsidP="00000000" w:rsidRDefault="00000000" w:rsidRPr="00000000" w14:paraId="00000417">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18">
            <w:pPr>
              <w:pageBreakBefore w:val="0"/>
              <w:spacing w:before="0" w:line="240" w:lineRule="auto"/>
              <w:ind w:firstLine="0"/>
              <w:rPr/>
            </w:pPr>
            <w:r w:rsidDel="00000000" w:rsidR="00000000" w:rsidRPr="00000000">
              <w:rPr>
                <w:rtl w:val="0"/>
              </w:rPr>
              <w:t xml:space="preserve">4.41</w:t>
            </w:r>
          </w:p>
        </w:tc>
        <w:tc>
          <w:tcPr>
            <w:shd w:fill="9fc5e8" w:val="clear"/>
            <w:tcMar>
              <w:top w:w="0.0" w:type="dxa"/>
              <w:left w:w="40.0" w:type="dxa"/>
              <w:bottom w:w="0.0" w:type="dxa"/>
              <w:right w:w="40.0" w:type="dxa"/>
            </w:tcMar>
            <w:vAlign w:val="bottom"/>
          </w:tcPr>
          <w:p w:rsidR="00000000" w:rsidDel="00000000" w:rsidP="00000000" w:rsidRDefault="00000000" w:rsidRPr="00000000" w14:paraId="00000419">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1A">
            <w:pPr>
              <w:pageBreakBefore w:val="0"/>
              <w:spacing w:before="0" w:line="240" w:lineRule="auto"/>
              <w:ind w:firstLine="0"/>
              <w:rPr/>
            </w:pPr>
            <w:r w:rsidDel="00000000" w:rsidR="00000000" w:rsidRPr="00000000">
              <w:rPr>
                <w:rtl w:val="0"/>
              </w:rPr>
              <w:t xml:space="preserve">4.52</w:t>
            </w:r>
          </w:p>
        </w:tc>
        <w:tc>
          <w:tcPr>
            <w:shd w:fill="9fc5e8" w:val="clear"/>
            <w:tcMar>
              <w:top w:w="0.0" w:type="dxa"/>
              <w:left w:w="40.0" w:type="dxa"/>
              <w:bottom w:w="0.0" w:type="dxa"/>
              <w:right w:w="40.0" w:type="dxa"/>
            </w:tcMar>
            <w:vAlign w:val="bottom"/>
          </w:tcPr>
          <w:p w:rsidR="00000000" w:rsidDel="00000000" w:rsidP="00000000" w:rsidRDefault="00000000" w:rsidRPr="00000000" w14:paraId="0000041B">
            <w:pPr>
              <w:pageBreakBefore w:val="0"/>
              <w:spacing w:before="0" w:line="240" w:lineRule="auto"/>
              <w:ind w:firstLine="0"/>
              <w:rPr/>
            </w:pPr>
            <w:r w:rsidDel="00000000" w:rsidR="00000000" w:rsidRPr="00000000">
              <w:rPr>
                <w:rtl w:val="0"/>
              </w:rPr>
              <w:t xml:space="preserve">0.38</w:t>
            </w:r>
          </w:p>
        </w:tc>
        <w:tc>
          <w:tcPr>
            <w:shd w:fill="9fc5e8" w:val="clear"/>
            <w:tcMar>
              <w:top w:w="0.0" w:type="dxa"/>
              <w:left w:w="40.0" w:type="dxa"/>
              <w:bottom w:w="0.0" w:type="dxa"/>
              <w:right w:w="40.0" w:type="dxa"/>
            </w:tcMar>
            <w:vAlign w:val="bottom"/>
          </w:tcPr>
          <w:p w:rsidR="00000000" w:rsidDel="00000000" w:rsidP="00000000" w:rsidRDefault="00000000" w:rsidRPr="00000000" w14:paraId="0000041C">
            <w:pPr>
              <w:pageBreakBefore w:val="0"/>
              <w:spacing w:before="0" w:line="240" w:lineRule="auto"/>
              <w:ind w:firstLine="0"/>
              <w:rPr/>
            </w:pPr>
            <w:r w:rsidDel="00000000" w:rsidR="00000000" w:rsidRPr="00000000">
              <w:rPr>
                <w:rtl w:val="0"/>
              </w:rPr>
              <w:t xml:space="preserve">9.99</w:t>
            </w:r>
          </w:p>
        </w:tc>
        <w:tc>
          <w:tcPr>
            <w:shd w:fill="9fc5e8" w:val="clear"/>
            <w:tcMar>
              <w:top w:w="0.0" w:type="dxa"/>
              <w:left w:w="40.0" w:type="dxa"/>
              <w:bottom w:w="0.0" w:type="dxa"/>
              <w:right w:w="40.0" w:type="dxa"/>
            </w:tcMar>
            <w:vAlign w:val="bottom"/>
          </w:tcPr>
          <w:p w:rsidR="00000000" w:rsidDel="00000000" w:rsidP="00000000" w:rsidRDefault="00000000" w:rsidRPr="00000000" w14:paraId="0000041D">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41E">
            <w:pPr>
              <w:pageBreakBefore w:val="0"/>
              <w:spacing w:before="0" w:line="240" w:lineRule="auto"/>
              <w:ind w:firstLine="0"/>
              <w:rPr/>
            </w:pPr>
            <w:r w:rsidDel="00000000" w:rsidR="00000000" w:rsidRPr="00000000">
              <w:rPr>
                <w:rtl w:val="0"/>
              </w:rPr>
              <w:t xml:space="preserve">7.48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F">
            <w:pPr>
              <w:pageBreakBefore w:val="0"/>
              <w:spacing w:before="0" w:line="240" w:lineRule="auto"/>
              <w:ind w:firstLine="0"/>
              <w:rPr>
                <w:b w:val="1"/>
                <w:bCs w:val="1"/>
              </w:rPr>
            </w:pPr>
            <w:r w:rsidDel="00000000" w:rsidR="00000000" w:rsidRPr="00000000">
              <w:rPr>
                <w:b w:val="1"/>
                <w:bCs w:val="1"/>
                <w:rtl w:val="0"/>
              </w:rPr>
              <w:t xml:space="preserve">1945</w:t>
            </w:r>
          </w:p>
        </w:tc>
        <w:tc>
          <w:tcPr>
            <w:shd w:fill="9fc5e8" w:val="clear"/>
            <w:tcMar>
              <w:top w:w="0.0" w:type="dxa"/>
              <w:left w:w="40.0" w:type="dxa"/>
              <w:bottom w:w="0.0" w:type="dxa"/>
              <w:right w:w="40.0" w:type="dxa"/>
            </w:tcMar>
            <w:vAlign w:val="bottom"/>
          </w:tcPr>
          <w:p w:rsidR="00000000" w:rsidDel="00000000" w:rsidP="00000000" w:rsidRDefault="00000000" w:rsidRPr="00000000" w14:paraId="00000420">
            <w:pPr>
              <w:pageBreakBefore w:val="0"/>
              <w:spacing w:before="0" w:line="240" w:lineRule="auto"/>
              <w:ind w:firstLine="0"/>
              <w:rPr/>
            </w:pPr>
            <w:r w:rsidDel="00000000" w:rsidR="00000000" w:rsidRPr="00000000">
              <w:rPr>
                <w:rtl w:val="0"/>
              </w:rPr>
              <w:t xml:space="preserve">0.18</w:t>
            </w:r>
          </w:p>
        </w:tc>
        <w:tc>
          <w:tcPr>
            <w:shd w:fill="9fc5e8" w:val="clear"/>
            <w:tcMar>
              <w:top w:w="0.0" w:type="dxa"/>
              <w:left w:w="40.0" w:type="dxa"/>
              <w:bottom w:w="0.0" w:type="dxa"/>
              <w:right w:w="40.0" w:type="dxa"/>
            </w:tcMar>
            <w:vAlign w:val="bottom"/>
          </w:tcPr>
          <w:p w:rsidR="00000000" w:rsidDel="00000000" w:rsidP="00000000" w:rsidRDefault="00000000" w:rsidRPr="00000000" w14:paraId="00000421">
            <w:pPr>
              <w:pageBreakBefore w:val="0"/>
              <w:spacing w:before="0" w:line="240" w:lineRule="auto"/>
              <w:ind w:firstLine="0"/>
              <w:rPr/>
            </w:pPr>
            <w:r w:rsidDel="00000000" w:rsidR="00000000" w:rsidRPr="00000000">
              <w:rPr>
                <w:rtl w:val="0"/>
              </w:rPr>
              <w:t xml:space="preserve">5.92</w:t>
            </w:r>
          </w:p>
        </w:tc>
        <w:tc>
          <w:tcPr>
            <w:shd w:fill="9fc5e8" w:val="clear"/>
            <w:tcMar>
              <w:top w:w="0.0" w:type="dxa"/>
              <w:left w:w="40.0" w:type="dxa"/>
              <w:bottom w:w="0.0" w:type="dxa"/>
              <w:right w:w="40.0" w:type="dxa"/>
            </w:tcMar>
            <w:vAlign w:val="bottom"/>
          </w:tcPr>
          <w:p w:rsidR="00000000" w:rsidDel="00000000" w:rsidP="00000000" w:rsidRDefault="00000000" w:rsidRPr="00000000" w14:paraId="00000422">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23">
            <w:pPr>
              <w:pageBreakBefore w:val="0"/>
              <w:spacing w:before="0" w:line="240" w:lineRule="auto"/>
              <w:ind w:firstLine="0"/>
              <w:rPr/>
            </w:pPr>
            <w:r w:rsidDel="00000000" w:rsidR="00000000" w:rsidRPr="00000000">
              <w:rPr>
                <w:rtl w:val="0"/>
              </w:rPr>
              <w:t xml:space="preserve">8.98</w:t>
            </w:r>
          </w:p>
        </w:tc>
        <w:tc>
          <w:tcPr>
            <w:shd w:fill="9fc5e8" w:val="clear"/>
            <w:tcMar>
              <w:top w:w="0.0" w:type="dxa"/>
              <w:left w:w="40.0" w:type="dxa"/>
              <w:bottom w:w="0.0" w:type="dxa"/>
              <w:right w:w="40.0" w:type="dxa"/>
            </w:tcMar>
            <w:vAlign w:val="bottom"/>
          </w:tcPr>
          <w:p w:rsidR="00000000" w:rsidDel="00000000" w:rsidP="00000000" w:rsidRDefault="00000000" w:rsidRPr="00000000" w14:paraId="00000424">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25">
            <w:pPr>
              <w:pageBreakBefore w:val="0"/>
              <w:spacing w:before="0" w:line="240" w:lineRule="auto"/>
              <w:ind w:firstLine="0"/>
              <w:rPr/>
            </w:pPr>
            <w:r w:rsidDel="00000000" w:rsidR="00000000" w:rsidRPr="00000000">
              <w:rPr>
                <w:rtl w:val="0"/>
              </w:rPr>
              <w:t xml:space="preserve">7.47</w:t>
            </w:r>
          </w:p>
        </w:tc>
        <w:tc>
          <w:tcPr>
            <w:shd w:fill="9fc5e8" w:val="clear"/>
            <w:tcMar>
              <w:top w:w="0.0" w:type="dxa"/>
              <w:left w:w="40.0" w:type="dxa"/>
              <w:bottom w:w="0.0" w:type="dxa"/>
              <w:right w:w="40.0" w:type="dxa"/>
            </w:tcMar>
            <w:vAlign w:val="bottom"/>
          </w:tcPr>
          <w:p w:rsidR="00000000" w:rsidDel="00000000" w:rsidP="00000000" w:rsidRDefault="00000000" w:rsidRPr="00000000" w14:paraId="00000426">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427">
            <w:pPr>
              <w:pageBreakBefore w:val="0"/>
              <w:spacing w:before="0" w:line="240" w:lineRule="auto"/>
              <w:ind w:firstLine="0"/>
              <w:rPr/>
            </w:pPr>
            <w:r w:rsidDel="00000000" w:rsidR="00000000" w:rsidRPr="00000000">
              <w:rPr>
                <w:rtl w:val="0"/>
              </w:rPr>
              <w:t xml:space="preserve">3.72</w:t>
            </w:r>
          </w:p>
        </w:tc>
        <w:tc>
          <w:tcPr>
            <w:shd w:fill="9fc5e8" w:val="clear"/>
            <w:tcMar>
              <w:top w:w="0.0" w:type="dxa"/>
              <w:left w:w="40.0" w:type="dxa"/>
              <w:bottom w:w="0.0" w:type="dxa"/>
              <w:right w:w="40.0" w:type="dxa"/>
            </w:tcMar>
            <w:vAlign w:val="bottom"/>
          </w:tcPr>
          <w:p w:rsidR="00000000" w:rsidDel="00000000" w:rsidP="00000000" w:rsidRDefault="00000000" w:rsidRPr="00000000" w14:paraId="00000428">
            <w:pPr>
              <w:pageBreakBefore w:val="0"/>
              <w:spacing w:before="0" w:line="240" w:lineRule="auto"/>
              <w:ind w:firstLine="0"/>
              <w:rPr/>
            </w:pPr>
            <w:r w:rsidDel="00000000" w:rsidR="00000000" w:rsidRPr="00000000">
              <w:rPr>
                <w:rtl w:val="0"/>
              </w:rPr>
              <w:t xml:space="preserve">0.25</w:t>
            </w:r>
          </w:p>
        </w:tc>
        <w:tc>
          <w:tcPr>
            <w:shd w:fill="9fc5e8" w:val="clear"/>
            <w:tcMar>
              <w:top w:w="0.0" w:type="dxa"/>
              <w:left w:w="40.0" w:type="dxa"/>
              <w:bottom w:w="0.0" w:type="dxa"/>
              <w:right w:w="40.0" w:type="dxa"/>
            </w:tcMar>
            <w:vAlign w:val="bottom"/>
          </w:tcPr>
          <w:p w:rsidR="00000000" w:rsidDel="00000000" w:rsidP="00000000" w:rsidRDefault="00000000" w:rsidRPr="00000000" w14:paraId="00000429">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42A">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42B">
            <w:pPr>
              <w:pageBreakBefore w:val="0"/>
              <w:spacing w:before="0" w:line="240" w:lineRule="auto"/>
              <w:ind w:firstLine="0"/>
              <w:rPr/>
            </w:pPr>
            <w:r w:rsidDel="00000000" w:rsidR="00000000" w:rsidRPr="00000000">
              <w:rPr>
                <w:rtl w:val="0"/>
              </w:rPr>
              <w:t xml:space="preserve">7.36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2C">
            <w:pPr>
              <w:pageBreakBefore w:val="0"/>
              <w:spacing w:before="0" w:line="240" w:lineRule="auto"/>
              <w:ind w:firstLine="0"/>
              <w:rPr>
                <w:b w:val="1"/>
                <w:bCs w:val="1"/>
              </w:rPr>
            </w:pPr>
            <w:r w:rsidDel="00000000" w:rsidR="00000000" w:rsidRPr="00000000">
              <w:rPr>
                <w:b w:val="1"/>
                <w:bCs w:val="1"/>
                <w:rtl w:val="0"/>
              </w:rPr>
              <w:t xml:space="preserve">1949</w:t>
            </w:r>
          </w:p>
        </w:tc>
        <w:tc>
          <w:tcPr>
            <w:shd w:fill="9fc5e8" w:val="clear"/>
            <w:tcMar>
              <w:top w:w="0.0" w:type="dxa"/>
              <w:left w:w="40.0" w:type="dxa"/>
              <w:bottom w:w="0.0" w:type="dxa"/>
              <w:right w:w="40.0" w:type="dxa"/>
            </w:tcMar>
            <w:vAlign w:val="bottom"/>
          </w:tcPr>
          <w:p w:rsidR="00000000" w:rsidDel="00000000" w:rsidP="00000000" w:rsidRDefault="00000000" w:rsidRPr="00000000" w14:paraId="0000042D">
            <w:pPr>
              <w:pageBreakBefore w:val="0"/>
              <w:spacing w:before="0" w:line="240" w:lineRule="auto"/>
              <w:ind w:firstLine="0"/>
              <w:rPr/>
            </w:pPr>
            <w:r w:rsidDel="00000000" w:rsidR="00000000" w:rsidRPr="00000000">
              <w:rPr>
                <w:rtl w:val="0"/>
              </w:rPr>
              <w:t xml:space="preserve">0.13</w:t>
            </w:r>
          </w:p>
        </w:tc>
        <w:tc>
          <w:tcPr>
            <w:shd w:fill="9fc5e8" w:val="clear"/>
            <w:tcMar>
              <w:top w:w="0.0" w:type="dxa"/>
              <w:left w:w="40.0" w:type="dxa"/>
              <w:bottom w:w="0.0" w:type="dxa"/>
              <w:right w:w="40.0" w:type="dxa"/>
            </w:tcMar>
            <w:vAlign w:val="bottom"/>
          </w:tcPr>
          <w:p w:rsidR="00000000" w:rsidDel="00000000" w:rsidP="00000000" w:rsidRDefault="00000000" w:rsidRPr="00000000" w14:paraId="0000042E">
            <w:pPr>
              <w:pageBreakBefore w:val="0"/>
              <w:spacing w:before="0" w:line="240" w:lineRule="auto"/>
              <w:ind w:firstLine="0"/>
              <w:rPr/>
            </w:pPr>
            <w:r w:rsidDel="00000000" w:rsidR="00000000" w:rsidRPr="00000000">
              <w:rPr>
                <w:rtl w:val="0"/>
              </w:rPr>
              <w:t xml:space="preserve">4.38</w:t>
            </w:r>
          </w:p>
        </w:tc>
        <w:tc>
          <w:tcPr>
            <w:shd w:fill="9fc5e8" w:val="clear"/>
            <w:tcMar>
              <w:top w:w="0.0" w:type="dxa"/>
              <w:left w:w="40.0" w:type="dxa"/>
              <w:bottom w:w="0.0" w:type="dxa"/>
              <w:right w:w="40.0" w:type="dxa"/>
            </w:tcMar>
            <w:vAlign w:val="bottom"/>
          </w:tcPr>
          <w:p w:rsidR="00000000" w:rsidDel="00000000" w:rsidP="00000000" w:rsidRDefault="00000000" w:rsidRPr="00000000" w14:paraId="0000042F">
            <w:pPr>
              <w:pageBreakBefore w:val="0"/>
              <w:spacing w:before="0" w:line="240" w:lineRule="auto"/>
              <w:ind w:firstLine="0"/>
              <w:rPr/>
            </w:pPr>
            <w:r w:rsidDel="00000000" w:rsidR="00000000" w:rsidRPr="00000000">
              <w:rPr>
                <w:rtl w:val="0"/>
              </w:rPr>
              <w:t xml:space="preserve">0.24</w:t>
            </w:r>
          </w:p>
        </w:tc>
        <w:tc>
          <w:tcPr>
            <w:shd w:fill="9fc5e8" w:val="clear"/>
            <w:tcMar>
              <w:top w:w="0.0" w:type="dxa"/>
              <w:left w:w="40.0" w:type="dxa"/>
              <w:bottom w:w="0.0" w:type="dxa"/>
              <w:right w:w="40.0" w:type="dxa"/>
            </w:tcMar>
            <w:vAlign w:val="bottom"/>
          </w:tcPr>
          <w:p w:rsidR="00000000" w:rsidDel="00000000" w:rsidP="00000000" w:rsidRDefault="00000000" w:rsidRPr="00000000" w14:paraId="00000430">
            <w:pPr>
              <w:pageBreakBefore w:val="0"/>
              <w:spacing w:before="0" w:line="240" w:lineRule="auto"/>
              <w:ind w:firstLine="0"/>
              <w:rPr/>
            </w:pPr>
            <w:r w:rsidDel="00000000" w:rsidR="00000000" w:rsidRPr="00000000">
              <w:rPr>
                <w:rtl w:val="0"/>
              </w:rPr>
              <w:t xml:space="preserve">8.25</w:t>
            </w:r>
          </w:p>
        </w:tc>
        <w:tc>
          <w:tcPr>
            <w:shd w:fill="9fc5e8" w:val="clear"/>
            <w:tcMar>
              <w:top w:w="0.0" w:type="dxa"/>
              <w:left w:w="40.0" w:type="dxa"/>
              <w:bottom w:w="0.0" w:type="dxa"/>
              <w:right w:w="40.0" w:type="dxa"/>
            </w:tcMar>
            <w:vAlign w:val="bottom"/>
          </w:tcPr>
          <w:p w:rsidR="00000000" w:rsidDel="00000000" w:rsidP="00000000" w:rsidRDefault="00000000" w:rsidRPr="00000000" w14:paraId="00000431">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432">
            <w:pPr>
              <w:pageBreakBefore w:val="0"/>
              <w:spacing w:before="0" w:line="240" w:lineRule="auto"/>
              <w:ind w:firstLine="0"/>
              <w:rPr/>
            </w:pPr>
            <w:r w:rsidDel="00000000" w:rsidR="00000000" w:rsidRPr="00000000">
              <w:rPr>
                <w:rtl w:val="0"/>
              </w:rPr>
              <w:t xml:space="preserve">4.50</w:t>
            </w:r>
          </w:p>
        </w:tc>
        <w:tc>
          <w:tcPr>
            <w:shd w:fill="auto" w:val="clear"/>
            <w:tcMar>
              <w:top w:w="0.0" w:type="dxa"/>
              <w:left w:w="40.0" w:type="dxa"/>
              <w:bottom w:w="0.0" w:type="dxa"/>
              <w:right w:w="40.0" w:type="dxa"/>
            </w:tcMar>
            <w:vAlign w:val="bottom"/>
          </w:tcPr>
          <w:p w:rsidR="00000000" w:rsidDel="00000000" w:rsidP="00000000" w:rsidRDefault="00000000" w:rsidRPr="00000000" w14:paraId="00000433">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34">
            <w:pPr>
              <w:pageBreakBefore w:val="0"/>
              <w:spacing w:before="0" w:line="240" w:lineRule="auto"/>
              <w:ind w:firstLine="0"/>
              <w:rPr/>
            </w:pPr>
            <w:r w:rsidDel="00000000" w:rsidR="00000000" w:rsidRPr="00000000">
              <w:rPr>
                <w:rtl w:val="0"/>
              </w:rPr>
              <w:t xml:space="preserve">1.81</w:t>
            </w:r>
          </w:p>
        </w:tc>
        <w:tc>
          <w:tcPr>
            <w:shd w:fill="auto" w:val="clear"/>
            <w:tcMar>
              <w:top w:w="0.0" w:type="dxa"/>
              <w:left w:w="40.0" w:type="dxa"/>
              <w:bottom w:w="0.0" w:type="dxa"/>
              <w:right w:w="40.0" w:type="dxa"/>
            </w:tcMar>
            <w:vAlign w:val="bottom"/>
          </w:tcPr>
          <w:p w:rsidR="00000000" w:rsidDel="00000000" w:rsidP="00000000" w:rsidRDefault="00000000" w:rsidRPr="00000000" w14:paraId="00000435">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36">
            <w:pPr>
              <w:pageBreakBefore w:val="0"/>
              <w:spacing w:before="0" w:line="240" w:lineRule="auto"/>
              <w:ind w:firstLine="0"/>
              <w:rPr/>
            </w:pPr>
            <w:r w:rsidDel="00000000" w:rsidR="00000000" w:rsidRPr="00000000">
              <w:rPr>
                <w:rtl w:val="0"/>
              </w:rPr>
              <w:t xml:space="preserve">6.08</w:t>
            </w:r>
          </w:p>
        </w:tc>
        <w:tc>
          <w:tcPr>
            <w:shd w:fill="9fc5e8" w:val="clear"/>
            <w:tcMar>
              <w:top w:w="0.0" w:type="dxa"/>
              <w:left w:w="40.0" w:type="dxa"/>
              <w:bottom w:w="0.0" w:type="dxa"/>
              <w:right w:w="40.0" w:type="dxa"/>
            </w:tcMar>
            <w:vAlign w:val="bottom"/>
          </w:tcPr>
          <w:p w:rsidR="00000000" w:rsidDel="00000000" w:rsidP="00000000" w:rsidRDefault="00000000" w:rsidRPr="00000000" w14:paraId="00000437">
            <w:pPr>
              <w:pageBreakBefore w:val="0"/>
              <w:spacing w:before="0" w:line="240" w:lineRule="auto"/>
              <w:ind w:firstLine="0"/>
              <w:rPr/>
            </w:pPr>
            <w:r w:rsidDel="00000000" w:rsidR="00000000" w:rsidRPr="00000000">
              <w:rPr>
                <w:rtl w:val="0"/>
              </w:rPr>
              <w:t xml:space="preserve">0.52</w:t>
            </w:r>
          </w:p>
        </w:tc>
        <w:tc>
          <w:tcPr>
            <w:shd w:fill="9fc5e8" w:val="clear"/>
            <w:tcMar>
              <w:top w:w="0.0" w:type="dxa"/>
              <w:left w:w="40.0" w:type="dxa"/>
              <w:bottom w:w="0.0" w:type="dxa"/>
              <w:right w:w="40.0" w:type="dxa"/>
            </w:tcMar>
            <w:vAlign w:val="bottom"/>
          </w:tcPr>
          <w:p w:rsidR="00000000" w:rsidDel="00000000" w:rsidP="00000000" w:rsidRDefault="00000000" w:rsidRPr="00000000" w14:paraId="00000438">
            <w:pPr>
              <w:pageBreakBefore w:val="0"/>
              <w:spacing w:before="0" w:line="240" w:lineRule="auto"/>
              <w:ind w:firstLine="0"/>
              <w:rPr/>
            </w:pPr>
            <w:r w:rsidDel="00000000" w:rsidR="00000000" w:rsidRPr="00000000">
              <w:rPr>
                <w:rtl w:val="0"/>
              </w:rPr>
              <w:t xml:space="preserve">14.64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39">
            <w:pPr>
              <w:pageBreakBefore w:val="0"/>
              <w:spacing w:before="0" w:line="240" w:lineRule="auto"/>
              <w:ind w:firstLine="0"/>
              <w:rPr>
                <w:b w:val="1"/>
                <w:bCs w:val="1"/>
              </w:rPr>
            </w:pPr>
            <w:r w:rsidDel="00000000" w:rsidR="00000000" w:rsidRPr="00000000">
              <w:rPr>
                <w:b w:val="1"/>
                <w:bCs w:val="1"/>
                <w:rtl w:val="0"/>
              </w:rPr>
              <w:t xml:space="preserve">1953</w:t>
            </w:r>
          </w:p>
        </w:tc>
        <w:tc>
          <w:tcPr>
            <w:shd w:fill="9fc5e8" w:val="clear"/>
            <w:tcMar>
              <w:top w:w="0.0" w:type="dxa"/>
              <w:left w:w="40.0" w:type="dxa"/>
              <w:bottom w:w="0.0" w:type="dxa"/>
              <w:right w:w="40.0" w:type="dxa"/>
            </w:tcMar>
            <w:vAlign w:val="bottom"/>
          </w:tcPr>
          <w:p w:rsidR="00000000" w:rsidDel="00000000" w:rsidP="00000000" w:rsidRDefault="00000000" w:rsidRPr="00000000" w14:paraId="0000043A">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3B">
            <w:pPr>
              <w:pageBreakBefore w:val="0"/>
              <w:spacing w:before="0" w:line="240" w:lineRule="auto"/>
              <w:ind w:firstLine="0"/>
              <w:rPr/>
            </w:pPr>
            <w:r w:rsidDel="00000000" w:rsidR="00000000" w:rsidRPr="00000000">
              <w:rPr>
                <w:rtl w:val="0"/>
              </w:rPr>
              <w:t xml:space="preserve">3.23</w:t>
            </w:r>
          </w:p>
        </w:tc>
        <w:tc>
          <w:tcPr>
            <w:shd w:fill="9fc5e8" w:val="clear"/>
            <w:tcMar>
              <w:top w:w="0.0" w:type="dxa"/>
              <w:left w:w="40.0" w:type="dxa"/>
              <w:bottom w:w="0.0" w:type="dxa"/>
              <w:right w:w="40.0" w:type="dxa"/>
            </w:tcMar>
            <w:vAlign w:val="bottom"/>
          </w:tcPr>
          <w:p w:rsidR="00000000" w:rsidDel="00000000" w:rsidP="00000000" w:rsidRDefault="00000000" w:rsidRPr="00000000" w14:paraId="0000043C">
            <w:pPr>
              <w:pageBreakBefore w:val="0"/>
              <w:spacing w:before="0" w:line="240" w:lineRule="auto"/>
              <w:ind w:firstLine="0"/>
              <w:rPr/>
            </w:pPr>
            <w:r w:rsidDel="00000000" w:rsidR="00000000" w:rsidRPr="00000000">
              <w:rPr>
                <w:rtl w:val="0"/>
              </w:rPr>
              <w:t xml:space="preserve">0.27</w:t>
            </w:r>
          </w:p>
        </w:tc>
        <w:tc>
          <w:tcPr>
            <w:shd w:fill="9fc5e8" w:val="clear"/>
            <w:tcMar>
              <w:top w:w="0.0" w:type="dxa"/>
              <w:left w:w="40.0" w:type="dxa"/>
              <w:bottom w:w="0.0" w:type="dxa"/>
              <w:right w:w="40.0" w:type="dxa"/>
            </w:tcMar>
            <w:vAlign w:val="bottom"/>
          </w:tcPr>
          <w:p w:rsidR="00000000" w:rsidDel="00000000" w:rsidP="00000000" w:rsidRDefault="00000000" w:rsidRPr="00000000" w14:paraId="0000043D">
            <w:pPr>
              <w:pageBreakBefore w:val="0"/>
              <w:spacing w:before="0" w:line="240" w:lineRule="auto"/>
              <w:ind w:firstLine="0"/>
              <w:rPr/>
            </w:pPr>
            <w:r w:rsidDel="00000000" w:rsidR="00000000" w:rsidRPr="00000000">
              <w:rPr>
                <w:rtl w:val="0"/>
              </w:rPr>
              <w:t xml:space="preserve">9.80</w:t>
            </w:r>
          </w:p>
        </w:tc>
        <w:tc>
          <w:tcPr>
            <w:shd w:fill="9fc5e8" w:val="clear"/>
            <w:tcMar>
              <w:top w:w="0.0" w:type="dxa"/>
              <w:left w:w="40.0" w:type="dxa"/>
              <w:bottom w:w="0.0" w:type="dxa"/>
              <w:right w:w="40.0" w:type="dxa"/>
            </w:tcMar>
            <w:vAlign w:val="bottom"/>
          </w:tcPr>
          <w:p w:rsidR="00000000" w:rsidDel="00000000" w:rsidP="00000000" w:rsidRDefault="00000000" w:rsidRPr="00000000" w14:paraId="0000043E">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3F">
            <w:pPr>
              <w:pageBreakBefore w:val="0"/>
              <w:spacing w:before="0" w:line="240" w:lineRule="auto"/>
              <w:ind w:firstLine="0"/>
              <w:rPr/>
            </w:pPr>
            <w:r w:rsidDel="00000000" w:rsidR="00000000" w:rsidRPr="00000000">
              <w:rPr>
                <w:rtl w:val="0"/>
              </w:rPr>
              <w:t xml:space="preserve">4.12</w:t>
            </w:r>
          </w:p>
        </w:tc>
        <w:tc>
          <w:tcPr>
            <w:shd w:fill="auto" w:val="clear"/>
            <w:tcMar>
              <w:top w:w="0.0" w:type="dxa"/>
              <w:left w:w="40.0" w:type="dxa"/>
              <w:bottom w:w="0.0" w:type="dxa"/>
              <w:right w:w="40.0" w:type="dxa"/>
            </w:tcMar>
            <w:vAlign w:val="bottom"/>
          </w:tcPr>
          <w:p w:rsidR="00000000" w:rsidDel="00000000" w:rsidP="00000000" w:rsidRDefault="00000000" w:rsidRPr="00000000" w14:paraId="00000440">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41">
            <w:pPr>
              <w:pageBreakBefore w:val="0"/>
              <w:spacing w:before="0" w:line="240" w:lineRule="auto"/>
              <w:ind w:firstLine="0"/>
              <w:rPr/>
            </w:pPr>
            <w:r w:rsidDel="00000000" w:rsidR="00000000" w:rsidRPr="00000000">
              <w:rPr>
                <w:rtl w:val="0"/>
              </w:rPr>
              <w:t xml:space="preserve">-0.36</w:t>
            </w:r>
          </w:p>
        </w:tc>
        <w:tc>
          <w:tcPr>
            <w:shd w:fill="auto" w:val="clear"/>
            <w:tcMar>
              <w:top w:w="0.0" w:type="dxa"/>
              <w:left w:w="40.0" w:type="dxa"/>
              <w:bottom w:w="0.0" w:type="dxa"/>
              <w:right w:w="40.0" w:type="dxa"/>
            </w:tcMar>
            <w:vAlign w:val="bottom"/>
          </w:tcPr>
          <w:p w:rsidR="00000000" w:rsidDel="00000000" w:rsidP="00000000" w:rsidRDefault="00000000" w:rsidRPr="00000000" w14:paraId="00000442">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43">
            <w:pPr>
              <w:pageBreakBefore w:val="0"/>
              <w:spacing w:before="0" w:line="240" w:lineRule="auto"/>
              <w:ind w:firstLine="0"/>
              <w:rPr/>
            </w:pPr>
            <w:r w:rsidDel="00000000" w:rsidR="00000000" w:rsidRPr="00000000">
              <w:rPr>
                <w:rtl w:val="0"/>
              </w:rPr>
              <w:t xml:space="preserve">1.22</w:t>
            </w:r>
          </w:p>
        </w:tc>
        <w:tc>
          <w:tcPr>
            <w:shd w:fill="9fc5e8" w:val="clear"/>
            <w:tcMar>
              <w:top w:w="0.0" w:type="dxa"/>
              <w:left w:w="40.0" w:type="dxa"/>
              <w:bottom w:w="0.0" w:type="dxa"/>
              <w:right w:w="40.0" w:type="dxa"/>
            </w:tcMar>
            <w:vAlign w:val="bottom"/>
          </w:tcPr>
          <w:p w:rsidR="00000000" w:rsidDel="00000000" w:rsidP="00000000" w:rsidRDefault="00000000" w:rsidRPr="00000000" w14:paraId="00000444">
            <w:pPr>
              <w:pageBreakBefore w:val="0"/>
              <w:spacing w:before="0" w:line="240" w:lineRule="auto"/>
              <w:ind w:firstLine="0"/>
              <w:rPr/>
            </w:pPr>
            <w:r w:rsidDel="00000000" w:rsidR="00000000" w:rsidRPr="00000000">
              <w:rPr>
                <w:rtl w:val="0"/>
              </w:rPr>
              <w:t xml:space="preserve">0.58</w:t>
            </w:r>
          </w:p>
        </w:tc>
        <w:tc>
          <w:tcPr>
            <w:shd w:fill="9fc5e8" w:val="clear"/>
            <w:tcMar>
              <w:top w:w="0.0" w:type="dxa"/>
              <w:left w:w="40.0" w:type="dxa"/>
              <w:bottom w:w="0.0" w:type="dxa"/>
              <w:right w:w="40.0" w:type="dxa"/>
            </w:tcMar>
            <w:vAlign w:val="bottom"/>
          </w:tcPr>
          <w:p w:rsidR="00000000" w:rsidDel="00000000" w:rsidP="00000000" w:rsidRDefault="00000000" w:rsidRPr="00000000" w14:paraId="00000445">
            <w:pPr>
              <w:pageBreakBefore w:val="0"/>
              <w:spacing w:before="0" w:line="240" w:lineRule="auto"/>
              <w:ind w:firstLine="0"/>
              <w:rPr/>
            </w:pPr>
            <w:r w:rsidDel="00000000" w:rsidR="00000000" w:rsidRPr="00000000">
              <w:rPr>
                <w:rtl w:val="0"/>
              </w:rPr>
              <w:t xml:space="preserve">17.68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46">
            <w:pPr>
              <w:pageBreakBefore w:val="0"/>
              <w:spacing w:before="0" w:line="240" w:lineRule="auto"/>
              <w:ind w:firstLine="0"/>
              <w:rPr>
                <w:b w:val="1"/>
                <w:bCs w:val="1"/>
              </w:rPr>
            </w:pPr>
            <w:r w:rsidDel="00000000" w:rsidR="00000000" w:rsidRPr="00000000">
              <w:rPr>
                <w:b w:val="1"/>
                <w:bCs w:val="1"/>
                <w:rtl w:val="0"/>
              </w:rPr>
              <w:t xml:space="preserve">1957</w:t>
            </w:r>
          </w:p>
        </w:tc>
        <w:tc>
          <w:tcPr>
            <w:shd w:fill="9fc5e8" w:val="clear"/>
            <w:tcMar>
              <w:top w:w="0.0" w:type="dxa"/>
              <w:left w:w="40.0" w:type="dxa"/>
              <w:bottom w:w="0.0" w:type="dxa"/>
              <w:right w:w="40.0" w:type="dxa"/>
            </w:tcMar>
            <w:vAlign w:val="bottom"/>
          </w:tcPr>
          <w:p w:rsidR="00000000" w:rsidDel="00000000" w:rsidP="00000000" w:rsidRDefault="00000000" w:rsidRPr="00000000" w14:paraId="00000447">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48">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449">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4A">
            <w:pPr>
              <w:pageBreakBefore w:val="0"/>
              <w:spacing w:before="0" w:line="240" w:lineRule="auto"/>
              <w:ind w:firstLine="0"/>
              <w:rPr/>
            </w:pPr>
            <w:r w:rsidDel="00000000" w:rsidR="00000000" w:rsidRPr="00000000">
              <w:rPr>
                <w:rtl w:val="0"/>
              </w:rPr>
              <w:t xml:space="preserve">7.97</w:t>
            </w:r>
          </w:p>
        </w:tc>
        <w:tc>
          <w:tcPr>
            <w:shd w:fill="auto" w:val="clear"/>
            <w:tcMar>
              <w:top w:w="0.0" w:type="dxa"/>
              <w:left w:w="40.0" w:type="dxa"/>
              <w:bottom w:w="0.0" w:type="dxa"/>
              <w:right w:w="40.0" w:type="dxa"/>
            </w:tcMar>
            <w:vAlign w:val="bottom"/>
          </w:tcPr>
          <w:p w:rsidR="00000000" w:rsidDel="00000000" w:rsidP="00000000" w:rsidRDefault="00000000" w:rsidRPr="00000000" w14:paraId="0000044B">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4C">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4D">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4E">
            <w:pPr>
              <w:pageBreakBefore w:val="0"/>
              <w:spacing w:before="0" w:line="240" w:lineRule="auto"/>
              <w:ind w:firstLine="0"/>
              <w:rPr/>
            </w:pPr>
            <w:r w:rsidDel="00000000" w:rsidR="00000000" w:rsidRPr="00000000">
              <w:rPr>
                <w:rtl w:val="0"/>
              </w:rPr>
              <w:t xml:space="preserve">-0.63</w:t>
            </w:r>
          </w:p>
        </w:tc>
        <w:tc>
          <w:tcPr>
            <w:shd w:fill="auto" w:val="clear"/>
            <w:tcMar>
              <w:top w:w="0.0" w:type="dxa"/>
              <w:left w:w="40.0" w:type="dxa"/>
              <w:bottom w:w="0.0" w:type="dxa"/>
              <w:right w:w="40.0" w:type="dxa"/>
            </w:tcMar>
            <w:vAlign w:val="bottom"/>
          </w:tcPr>
          <w:p w:rsidR="00000000" w:rsidDel="00000000" w:rsidP="00000000" w:rsidRDefault="00000000" w:rsidRPr="00000000" w14:paraId="0000044F">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50">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451">
            <w:pPr>
              <w:pageBreakBefore w:val="0"/>
              <w:spacing w:before="0" w:line="240" w:lineRule="auto"/>
              <w:ind w:firstLine="0"/>
              <w:rPr/>
            </w:pPr>
            <w:r w:rsidDel="00000000" w:rsidR="00000000" w:rsidRPr="00000000">
              <w:rPr>
                <w:rtl w:val="0"/>
              </w:rPr>
              <w:t xml:space="preserve">0.46</w:t>
            </w:r>
          </w:p>
        </w:tc>
        <w:tc>
          <w:tcPr>
            <w:shd w:fill="9fc5e8" w:val="clear"/>
            <w:tcMar>
              <w:top w:w="0.0" w:type="dxa"/>
              <w:left w:w="40.0" w:type="dxa"/>
              <w:bottom w:w="0.0" w:type="dxa"/>
              <w:right w:w="40.0" w:type="dxa"/>
            </w:tcMar>
            <w:vAlign w:val="bottom"/>
          </w:tcPr>
          <w:p w:rsidR="00000000" w:rsidDel="00000000" w:rsidP="00000000" w:rsidRDefault="00000000" w:rsidRPr="00000000" w14:paraId="00000452">
            <w:pPr>
              <w:pageBreakBefore w:val="0"/>
              <w:spacing w:before="0" w:line="240" w:lineRule="auto"/>
              <w:ind w:firstLine="0"/>
              <w:rPr/>
            </w:pPr>
            <w:r w:rsidDel="00000000" w:rsidR="00000000" w:rsidRPr="00000000">
              <w:rPr>
                <w:rtl w:val="0"/>
              </w:rPr>
              <w:t xml:space="preserve">14.05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53">
            <w:pPr>
              <w:pageBreakBefore w:val="0"/>
              <w:spacing w:before="0" w:line="240" w:lineRule="auto"/>
              <w:ind w:firstLine="0"/>
              <w:rPr>
                <w:b w:val="1"/>
                <w:bCs w:val="1"/>
              </w:rPr>
            </w:pPr>
            <w:r w:rsidDel="00000000" w:rsidR="00000000" w:rsidRPr="00000000">
              <w:rPr>
                <w:b w:val="1"/>
                <w:bCs w:val="1"/>
                <w:rtl w:val="0"/>
              </w:rPr>
              <w:t xml:space="preserve">1961</w:t>
            </w:r>
          </w:p>
        </w:tc>
        <w:tc>
          <w:tcPr>
            <w:shd w:fill="auto" w:val="clear"/>
            <w:tcMar>
              <w:top w:w="0.0" w:type="dxa"/>
              <w:left w:w="40.0" w:type="dxa"/>
              <w:bottom w:w="0.0" w:type="dxa"/>
              <w:right w:w="40.0" w:type="dxa"/>
            </w:tcMar>
            <w:vAlign w:val="bottom"/>
          </w:tcPr>
          <w:p w:rsidR="00000000" w:rsidDel="00000000" w:rsidP="00000000" w:rsidRDefault="00000000" w:rsidRPr="00000000" w14:paraId="00000454">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5">
            <w:pPr>
              <w:pageBreakBefore w:val="0"/>
              <w:spacing w:before="0" w:line="240" w:lineRule="auto"/>
              <w:ind w:firstLine="0"/>
              <w:rPr/>
            </w:pPr>
            <w:r w:rsidDel="00000000" w:rsidR="00000000" w:rsidRPr="00000000">
              <w:rPr>
                <w:rtl w:val="0"/>
              </w:rPr>
              <w:t xml:space="preserve">-0.82</w:t>
            </w:r>
          </w:p>
        </w:tc>
        <w:tc>
          <w:tcPr>
            <w:shd w:fill="9fc5e8" w:val="clear"/>
            <w:tcMar>
              <w:top w:w="0.0" w:type="dxa"/>
              <w:left w:w="40.0" w:type="dxa"/>
              <w:bottom w:w="0.0" w:type="dxa"/>
              <w:right w:w="40.0" w:type="dxa"/>
            </w:tcMar>
            <w:vAlign w:val="bottom"/>
          </w:tcPr>
          <w:p w:rsidR="00000000" w:rsidDel="00000000" w:rsidP="00000000" w:rsidRDefault="00000000" w:rsidRPr="00000000" w14:paraId="00000456">
            <w:pPr>
              <w:pageBreakBefore w:val="0"/>
              <w:spacing w:before="0" w:line="240" w:lineRule="auto"/>
              <w:ind w:firstLine="0"/>
              <w:rPr/>
            </w:pPr>
            <w:r w:rsidDel="00000000" w:rsidR="00000000" w:rsidRPr="00000000">
              <w:rPr>
                <w:rtl w:val="0"/>
              </w:rPr>
              <w:t xml:space="preserve">0.08</w:t>
            </w:r>
          </w:p>
        </w:tc>
        <w:tc>
          <w:tcPr>
            <w:shd w:fill="9fc5e8" w:val="clear"/>
            <w:tcMar>
              <w:top w:w="0.0" w:type="dxa"/>
              <w:left w:w="40.0" w:type="dxa"/>
              <w:bottom w:w="0.0" w:type="dxa"/>
              <w:right w:w="40.0" w:type="dxa"/>
            </w:tcMar>
            <w:vAlign w:val="bottom"/>
          </w:tcPr>
          <w:p w:rsidR="00000000" w:rsidDel="00000000" w:rsidP="00000000" w:rsidRDefault="00000000" w:rsidRPr="00000000" w14:paraId="00000457">
            <w:pPr>
              <w:pageBreakBefore w:val="0"/>
              <w:spacing w:before="0" w:line="240" w:lineRule="auto"/>
              <w:ind w:firstLine="0"/>
              <w:rPr/>
            </w:pPr>
            <w:r w:rsidDel="00000000" w:rsidR="00000000" w:rsidRPr="00000000">
              <w:rPr>
                <w:rtl w:val="0"/>
              </w:rPr>
              <w:t xml:space="preserve">2.98</w:t>
            </w:r>
          </w:p>
        </w:tc>
        <w:tc>
          <w:tcPr>
            <w:shd w:fill="auto" w:val="clear"/>
            <w:tcMar>
              <w:top w:w="0.0" w:type="dxa"/>
              <w:left w:w="40.0" w:type="dxa"/>
              <w:bottom w:w="0.0" w:type="dxa"/>
              <w:right w:w="40.0" w:type="dxa"/>
            </w:tcMar>
            <w:vAlign w:val="bottom"/>
          </w:tcPr>
          <w:p w:rsidR="00000000" w:rsidDel="00000000" w:rsidP="00000000" w:rsidRDefault="00000000" w:rsidRPr="00000000" w14:paraId="00000458">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9">
            <w:pPr>
              <w:pageBreakBefore w:val="0"/>
              <w:spacing w:before="0" w:line="240" w:lineRule="auto"/>
              <w:ind w:firstLine="0"/>
              <w:rPr/>
            </w:pPr>
            <w:r w:rsidDel="00000000" w:rsidR="00000000" w:rsidRPr="00000000">
              <w:rPr>
                <w:rtl w:val="0"/>
              </w:rPr>
              <w:t xml:space="preserve">-0.62</w:t>
            </w:r>
          </w:p>
        </w:tc>
        <w:tc>
          <w:tcPr>
            <w:shd w:fill="auto" w:val="clear"/>
            <w:tcMar>
              <w:top w:w="0.0" w:type="dxa"/>
              <w:left w:w="40.0" w:type="dxa"/>
              <w:bottom w:w="0.0" w:type="dxa"/>
              <w:right w:w="40.0" w:type="dxa"/>
            </w:tcMar>
            <w:vAlign w:val="bottom"/>
          </w:tcPr>
          <w:p w:rsidR="00000000" w:rsidDel="00000000" w:rsidP="00000000" w:rsidRDefault="00000000" w:rsidRPr="00000000" w14:paraId="0000045A">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5B">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45C">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D">
            <w:pPr>
              <w:pageBreakBefore w:val="0"/>
              <w:spacing w:before="0" w:line="240" w:lineRule="auto"/>
              <w:ind w:firstLine="0"/>
              <w:rPr/>
            </w:pPr>
            <w:r w:rsidDel="00000000" w:rsidR="00000000" w:rsidRPr="00000000">
              <w:rPr>
                <w:rtl w:val="0"/>
              </w:rPr>
              <w:t xml:space="preserve">-0.59</w:t>
            </w:r>
          </w:p>
        </w:tc>
        <w:tc>
          <w:tcPr>
            <w:shd w:fill="9fc5e8" w:val="clear"/>
            <w:tcMar>
              <w:top w:w="0.0" w:type="dxa"/>
              <w:left w:w="40.0" w:type="dxa"/>
              <w:bottom w:w="0.0" w:type="dxa"/>
              <w:right w:w="40.0" w:type="dxa"/>
            </w:tcMar>
            <w:vAlign w:val="bottom"/>
          </w:tcPr>
          <w:p w:rsidR="00000000" w:rsidDel="00000000" w:rsidP="00000000" w:rsidRDefault="00000000" w:rsidRPr="00000000" w14:paraId="0000045E">
            <w:pPr>
              <w:pageBreakBefore w:val="0"/>
              <w:spacing w:before="0" w:line="240" w:lineRule="auto"/>
              <w:ind w:firstLine="0"/>
              <w:rPr/>
            </w:pPr>
            <w:r w:rsidDel="00000000" w:rsidR="00000000" w:rsidRPr="00000000">
              <w:rPr>
                <w:rtl w:val="0"/>
              </w:rPr>
              <w:t xml:space="preserve">0.34</w:t>
            </w:r>
          </w:p>
        </w:tc>
        <w:tc>
          <w:tcPr>
            <w:shd w:fill="9fc5e8" w:val="clear"/>
            <w:tcMar>
              <w:top w:w="0.0" w:type="dxa"/>
              <w:left w:w="40.0" w:type="dxa"/>
              <w:bottom w:w="0.0" w:type="dxa"/>
              <w:right w:w="40.0" w:type="dxa"/>
            </w:tcMar>
            <w:vAlign w:val="bottom"/>
          </w:tcPr>
          <w:p w:rsidR="00000000" w:rsidDel="00000000" w:rsidP="00000000" w:rsidRDefault="00000000" w:rsidRPr="00000000" w14:paraId="0000045F">
            <w:pPr>
              <w:pageBreakBefore w:val="0"/>
              <w:spacing w:before="0" w:line="240" w:lineRule="auto"/>
              <w:ind w:firstLine="0"/>
              <w:rPr/>
            </w:pPr>
            <w:r w:rsidDel="00000000" w:rsidR="00000000" w:rsidRPr="00000000">
              <w:rPr>
                <w:rtl w:val="0"/>
              </w:rPr>
              <w:t xml:space="preserve">10.01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60">
            <w:pPr>
              <w:pageBreakBefore w:val="0"/>
              <w:spacing w:before="0" w:line="240" w:lineRule="auto"/>
              <w:ind w:firstLine="0"/>
              <w:rPr>
                <w:b w:val="1"/>
                <w:bCs w:val="1"/>
              </w:rPr>
            </w:pPr>
            <w:r w:rsidDel="00000000" w:rsidR="00000000" w:rsidRPr="00000000">
              <w:rPr>
                <w:b w:val="1"/>
                <w:bCs w:val="1"/>
                <w:rtl w:val="0"/>
              </w:rPr>
              <w:t xml:space="preserve">1965</w:t>
            </w:r>
          </w:p>
        </w:tc>
        <w:tc>
          <w:tcPr>
            <w:shd w:fill="f4cccc" w:val="clear"/>
            <w:tcMar>
              <w:top w:w="0.0" w:type="dxa"/>
              <w:left w:w="40.0" w:type="dxa"/>
              <w:bottom w:w="0.0" w:type="dxa"/>
              <w:right w:w="40.0" w:type="dxa"/>
            </w:tcMar>
            <w:vAlign w:val="bottom"/>
          </w:tcPr>
          <w:p w:rsidR="00000000" w:rsidDel="00000000" w:rsidP="00000000" w:rsidRDefault="00000000" w:rsidRPr="00000000" w14:paraId="00000461">
            <w:pPr>
              <w:pageBreakBefore w:val="0"/>
              <w:spacing w:before="0" w:line="240" w:lineRule="auto"/>
              <w:ind w:firstLine="0"/>
              <w:rPr/>
            </w:pPr>
            <w:r w:rsidDel="00000000" w:rsidR="00000000" w:rsidRPr="00000000">
              <w:rPr>
                <w:rtl w:val="0"/>
              </w:rPr>
              <w:t xml:space="preserve">-0.06</w:t>
            </w:r>
          </w:p>
        </w:tc>
        <w:tc>
          <w:tcPr>
            <w:shd w:fill="f4c7c3" w:val="clear"/>
            <w:tcMar>
              <w:top w:w="0.0" w:type="dxa"/>
              <w:left w:w="40.0" w:type="dxa"/>
              <w:bottom w:w="0.0" w:type="dxa"/>
              <w:right w:w="40.0" w:type="dxa"/>
            </w:tcMar>
            <w:vAlign w:val="bottom"/>
          </w:tcPr>
          <w:p w:rsidR="00000000" w:rsidDel="00000000" w:rsidP="00000000" w:rsidRDefault="00000000" w:rsidRPr="00000000" w14:paraId="00000462">
            <w:pPr>
              <w:pageBreakBefore w:val="0"/>
              <w:spacing w:before="0" w:line="240" w:lineRule="auto"/>
              <w:ind w:firstLine="0"/>
              <w:rPr/>
            </w:pPr>
            <w:r w:rsidDel="00000000" w:rsidR="00000000" w:rsidRPr="00000000">
              <w:rPr>
                <w:rtl w:val="0"/>
              </w:rPr>
              <w:t xml:space="preserve">-2.03</w:t>
            </w:r>
          </w:p>
        </w:tc>
        <w:tc>
          <w:tcPr>
            <w:shd w:fill="auto" w:val="clear"/>
            <w:tcMar>
              <w:top w:w="0.0" w:type="dxa"/>
              <w:left w:w="40.0" w:type="dxa"/>
              <w:bottom w:w="0.0" w:type="dxa"/>
              <w:right w:w="40.0" w:type="dxa"/>
            </w:tcMar>
            <w:vAlign w:val="bottom"/>
          </w:tcPr>
          <w:p w:rsidR="00000000" w:rsidDel="00000000" w:rsidP="00000000" w:rsidRDefault="00000000" w:rsidRPr="00000000" w14:paraId="00000463">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64">
            <w:pPr>
              <w:pageBreakBefore w:val="0"/>
              <w:spacing w:before="0" w:line="240" w:lineRule="auto"/>
              <w:ind w:firstLine="0"/>
              <w:rPr/>
            </w:pPr>
            <w:r w:rsidDel="00000000" w:rsidR="00000000" w:rsidRPr="00000000">
              <w:rPr>
                <w:rtl w:val="0"/>
              </w:rPr>
              <w:t xml:space="preserve">-0.11</w:t>
            </w:r>
          </w:p>
        </w:tc>
        <w:tc>
          <w:tcPr>
            <w:shd w:fill="auto" w:val="clear"/>
            <w:tcMar>
              <w:top w:w="0.0" w:type="dxa"/>
              <w:left w:w="40.0" w:type="dxa"/>
              <w:bottom w:w="0.0" w:type="dxa"/>
              <w:right w:w="40.0" w:type="dxa"/>
            </w:tcMar>
            <w:vAlign w:val="bottom"/>
          </w:tcPr>
          <w:p w:rsidR="00000000" w:rsidDel="00000000" w:rsidP="00000000" w:rsidRDefault="00000000" w:rsidRPr="00000000" w14:paraId="00000465">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66">
            <w:pPr>
              <w:pageBreakBefore w:val="0"/>
              <w:spacing w:before="0" w:line="240" w:lineRule="auto"/>
              <w:ind w:firstLine="0"/>
              <w:rPr/>
            </w:pPr>
            <w:r w:rsidDel="00000000" w:rsidR="00000000" w:rsidRPr="00000000">
              <w:rPr>
                <w:rtl w:val="0"/>
              </w:rPr>
              <w:t xml:space="preserve">-0.29</w:t>
            </w:r>
          </w:p>
        </w:tc>
        <w:tc>
          <w:tcPr>
            <w:shd w:fill="auto" w:val="clear"/>
            <w:tcMar>
              <w:top w:w="0.0" w:type="dxa"/>
              <w:left w:w="40.0" w:type="dxa"/>
              <w:bottom w:w="0.0" w:type="dxa"/>
              <w:right w:w="40.0" w:type="dxa"/>
            </w:tcMar>
            <w:vAlign w:val="bottom"/>
          </w:tcPr>
          <w:p w:rsidR="00000000" w:rsidDel="00000000" w:rsidP="00000000" w:rsidRDefault="00000000" w:rsidRPr="00000000" w14:paraId="00000467">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68">
            <w:pPr>
              <w:pageBreakBefore w:val="0"/>
              <w:spacing w:before="0" w:line="240" w:lineRule="auto"/>
              <w:ind w:firstLine="0"/>
              <w:rPr/>
            </w:pPr>
            <w:r w:rsidDel="00000000" w:rsidR="00000000" w:rsidRPr="00000000">
              <w:rPr>
                <w:rtl w:val="0"/>
              </w:rPr>
              <w:t xml:space="preserve">0.38</w:t>
            </w:r>
          </w:p>
        </w:tc>
        <w:tc>
          <w:tcPr>
            <w:shd w:fill="f4cccc" w:val="clear"/>
            <w:tcMar>
              <w:top w:w="0.0" w:type="dxa"/>
              <w:left w:w="40.0" w:type="dxa"/>
              <w:bottom w:w="0.0" w:type="dxa"/>
              <w:right w:w="40.0" w:type="dxa"/>
            </w:tcMar>
            <w:vAlign w:val="bottom"/>
          </w:tcPr>
          <w:p w:rsidR="00000000" w:rsidDel="00000000" w:rsidP="00000000" w:rsidRDefault="00000000" w:rsidRPr="00000000" w14:paraId="00000469">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6A">
            <w:pPr>
              <w:pageBreakBefore w:val="0"/>
              <w:spacing w:before="0" w:line="240" w:lineRule="auto"/>
              <w:ind w:firstLine="0"/>
              <w:rPr/>
            </w:pPr>
            <w:r w:rsidDel="00000000" w:rsidR="00000000" w:rsidRPr="00000000">
              <w:rPr>
                <w:rtl w:val="0"/>
              </w:rPr>
              <w:t xml:space="preserve">-2.10</w:t>
            </w:r>
          </w:p>
        </w:tc>
        <w:tc>
          <w:tcPr>
            <w:shd w:fill="9fc5e8" w:val="clear"/>
            <w:tcMar>
              <w:top w:w="0.0" w:type="dxa"/>
              <w:left w:w="40.0" w:type="dxa"/>
              <w:bottom w:w="0.0" w:type="dxa"/>
              <w:right w:w="40.0" w:type="dxa"/>
            </w:tcMar>
            <w:vAlign w:val="bottom"/>
          </w:tcPr>
          <w:p w:rsidR="00000000" w:rsidDel="00000000" w:rsidP="00000000" w:rsidRDefault="00000000" w:rsidRPr="00000000" w14:paraId="0000046B">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6C">
            <w:pPr>
              <w:pageBreakBefore w:val="0"/>
              <w:spacing w:before="0" w:line="240" w:lineRule="auto"/>
              <w:ind w:firstLine="0"/>
              <w:rPr/>
            </w:pPr>
            <w:r w:rsidDel="00000000" w:rsidR="00000000" w:rsidRPr="00000000">
              <w:rPr>
                <w:rtl w:val="0"/>
              </w:rPr>
              <w:t xml:space="preserve">2.08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6D">
            <w:pPr>
              <w:pageBreakBefore w:val="0"/>
              <w:spacing w:before="0" w:line="240" w:lineRule="auto"/>
              <w:ind w:firstLine="0"/>
              <w:rPr>
                <w:b w:val="1"/>
                <w:bCs w:val="1"/>
              </w:rPr>
            </w:pPr>
            <w:r w:rsidDel="00000000" w:rsidR="00000000" w:rsidRPr="00000000">
              <w:rPr>
                <w:b w:val="1"/>
                <w:bCs w:val="1"/>
                <w:rtl w:val="0"/>
              </w:rPr>
              <w:t xml:space="preserve">1969</w:t>
            </w:r>
          </w:p>
        </w:tc>
        <w:tc>
          <w:tcPr>
            <w:shd w:fill="f4cccc" w:val="clear"/>
            <w:tcMar>
              <w:top w:w="0.0" w:type="dxa"/>
              <w:left w:w="40.0" w:type="dxa"/>
              <w:bottom w:w="0.0" w:type="dxa"/>
              <w:right w:w="40.0" w:type="dxa"/>
            </w:tcMar>
            <w:vAlign w:val="bottom"/>
          </w:tcPr>
          <w:p w:rsidR="00000000" w:rsidDel="00000000" w:rsidP="00000000" w:rsidRDefault="00000000" w:rsidRPr="00000000" w14:paraId="0000046E">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6F">
            <w:pPr>
              <w:pageBreakBefore w:val="0"/>
              <w:spacing w:before="0" w:line="240" w:lineRule="auto"/>
              <w:ind w:firstLine="0"/>
              <w:rPr/>
            </w:pPr>
            <w:r w:rsidDel="00000000" w:rsidR="00000000" w:rsidRPr="00000000">
              <w:rPr>
                <w:rtl w:val="0"/>
              </w:rPr>
              <w:t xml:space="preserve">-2.37</w:t>
            </w:r>
          </w:p>
        </w:tc>
        <w:tc>
          <w:tcPr>
            <w:shd w:fill="auto" w:val="clear"/>
            <w:tcMar>
              <w:top w:w="0.0" w:type="dxa"/>
              <w:left w:w="40.0" w:type="dxa"/>
              <w:bottom w:w="0.0" w:type="dxa"/>
              <w:right w:w="40.0" w:type="dxa"/>
            </w:tcMar>
            <w:vAlign w:val="bottom"/>
          </w:tcPr>
          <w:p w:rsidR="00000000" w:rsidDel="00000000" w:rsidP="00000000" w:rsidRDefault="00000000" w:rsidRPr="00000000" w14:paraId="00000470">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71">
            <w:pPr>
              <w:pageBreakBefore w:val="0"/>
              <w:spacing w:before="0" w:line="240" w:lineRule="auto"/>
              <w:ind w:firstLine="0"/>
              <w:rPr/>
            </w:pPr>
            <w:r w:rsidDel="00000000" w:rsidR="00000000" w:rsidRPr="00000000">
              <w:rPr>
                <w:rtl w:val="0"/>
              </w:rPr>
              <w:t xml:space="preserve">-1.43</w:t>
            </w:r>
          </w:p>
        </w:tc>
        <w:tc>
          <w:tcPr>
            <w:shd w:fill="auto" w:val="clear"/>
            <w:tcMar>
              <w:top w:w="0.0" w:type="dxa"/>
              <w:left w:w="40.0" w:type="dxa"/>
              <w:bottom w:w="0.0" w:type="dxa"/>
              <w:right w:w="40.0" w:type="dxa"/>
            </w:tcMar>
            <w:vAlign w:val="bottom"/>
          </w:tcPr>
          <w:p w:rsidR="00000000" w:rsidDel="00000000" w:rsidP="00000000" w:rsidRDefault="00000000" w:rsidRPr="00000000" w14:paraId="00000472">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73">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74">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75">
            <w:pPr>
              <w:pageBreakBefore w:val="0"/>
              <w:spacing w:before="0" w:line="240" w:lineRule="auto"/>
              <w:ind w:firstLine="0"/>
              <w:rPr/>
            </w:pPr>
            <w:r w:rsidDel="00000000" w:rsidR="00000000" w:rsidRPr="00000000">
              <w:rPr>
                <w:rtl w:val="0"/>
              </w:rPr>
              <w:t xml:space="preserve">-0.91</w:t>
            </w:r>
          </w:p>
        </w:tc>
        <w:tc>
          <w:tcPr>
            <w:shd w:fill="f4cccc" w:val="clear"/>
            <w:tcMar>
              <w:top w:w="0.0" w:type="dxa"/>
              <w:left w:w="40.0" w:type="dxa"/>
              <w:bottom w:w="0.0" w:type="dxa"/>
              <w:right w:w="40.0" w:type="dxa"/>
            </w:tcMar>
            <w:vAlign w:val="bottom"/>
          </w:tcPr>
          <w:p w:rsidR="00000000" w:rsidDel="00000000" w:rsidP="00000000" w:rsidRDefault="00000000" w:rsidRPr="00000000" w14:paraId="00000476">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77">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78">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79">
            <w:pPr>
              <w:pageBreakBefore w:val="0"/>
              <w:spacing w:before="0" w:line="240" w:lineRule="auto"/>
              <w:ind w:firstLine="0"/>
              <w:rPr/>
            </w:pPr>
            <w:r w:rsidDel="00000000" w:rsidR="00000000" w:rsidRPr="00000000">
              <w:rPr>
                <w:rtl w:val="0"/>
              </w:rPr>
              <w:t xml:space="preserve">-2.60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7A">
            <w:pPr>
              <w:pageBreakBefore w:val="0"/>
              <w:spacing w:before="0" w:line="240" w:lineRule="auto"/>
              <w:ind w:firstLine="0"/>
              <w:rPr>
                <w:b w:val="1"/>
                <w:bCs w:val="1"/>
              </w:rPr>
            </w:pPr>
            <w:r w:rsidDel="00000000" w:rsidR="00000000" w:rsidRPr="00000000">
              <w:rPr>
                <w:b w:val="1"/>
                <w:bCs w:val="1"/>
                <w:rtl w:val="0"/>
              </w:rPr>
              <w:t xml:space="preserve">1973</w:t>
            </w:r>
          </w:p>
        </w:tc>
        <w:tc>
          <w:tcPr>
            <w:shd w:fill="auto" w:val="clear"/>
            <w:tcMar>
              <w:top w:w="0.0" w:type="dxa"/>
              <w:left w:w="40.0" w:type="dxa"/>
              <w:bottom w:w="0.0" w:type="dxa"/>
              <w:right w:w="40.0" w:type="dxa"/>
            </w:tcMar>
            <w:vAlign w:val="bottom"/>
          </w:tcPr>
          <w:p w:rsidR="00000000" w:rsidDel="00000000" w:rsidP="00000000" w:rsidRDefault="00000000" w:rsidRPr="00000000" w14:paraId="0000047B">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7C">
            <w:pPr>
              <w:pageBreakBefore w:val="0"/>
              <w:spacing w:before="0" w:line="240" w:lineRule="auto"/>
              <w:ind w:firstLine="0"/>
              <w:rPr/>
            </w:pPr>
            <w:r w:rsidDel="00000000" w:rsidR="00000000" w:rsidRPr="00000000">
              <w:rPr>
                <w:rtl w:val="0"/>
              </w:rPr>
              <w:t xml:space="preserve">-1.77</w:t>
            </w:r>
          </w:p>
        </w:tc>
        <w:tc>
          <w:tcPr>
            <w:shd w:fill="auto" w:val="clear"/>
            <w:tcMar>
              <w:top w:w="0.0" w:type="dxa"/>
              <w:left w:w="40.0" w:type="dxa"/>
              <w:bottom w:w="0.0" w:type="dxa"/>
              <w:right w:w="40.0" w:type="dxa"/>
            </w:tcMar>
            <w:vAlign w:val="bottom"/>
          </w:tcPr>
          <w:p w:rsidR="00000000" w:rsidDel="00000000" w:rsidP="00000000" w:rsidRDefault="00000000" w:rsidRPr="00000000" w14:paraId="0000047D">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7E">
            <w:pPr>
              <w:pageBreakBefore w:val="0"/>
              <w:spacing w:before="0" w:line="240" w:lineRule="auto"/>
              <w:ind w:firstLine="0"/>
              <w:rPr/>
            </w:pPr>
            <w:r w:rsidDel="00000000" w:rsidR="00000000" w:rsidRPr="00000000">
              <w:rPr>
                <w:rtl w:val="0"/>
              </w:rPr>
              <w:t xml:space="preserve">-0.78</w:t>
            </w:r>
          </w:p>
        </w:tc>
        <w:tc>
          <w:tcPr>
            <w:shd w:fill="f4cccc" w:val="clear"/>
            <w:tcMar>
              <w:top w:w="0.0" w:type="dxa"/>
              <w:left w:w="40.0" w:type="dxa"/>
              <w:bottom w:w="0.0" w:type="dxa"/>
              <w:right w:w="40.0" w:type="dxa"/>
            </w:tcMar>
            <w:vAlign w:val="bottom"/>
          </w:tcPr>
          <w:p w:rsidR="00000000" w:rsidDel="00000000" w:rsidP="00000000" w:rsidRDefault="00000000" w:rsidRPr="00000000" w14:paraId="0000047F">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80">
            <w:pPr>
              <w:pageBreakBefore w:val="0"/>
              <w:spacing w:before="0" w:line="240" w:lineRule="auto"/>
              <w:ind w:firstLine="0"/>
              <w:rPr/>
            </w:pPr>
            <w:r w:rsidDel="00000000" w:rsidR="00000000" w:rsidRPr="00000000">
              <w:rPr>
                <w:rtl w:val="0"/>
              </w:rPr>
              <w:t xml:space="preserve">-2.75</w:t>
            </w:r>
          </w:p>
        </w:tc>
        <w:tc>
          <w:tcPr>
            <w:shd w:fill="f4cccc" w:val="clear"/>
            <w:tcMar>
              <w:top w:w="0.0" w:type="dxa"/>
              <w:left w:w="40.0" w:type="dxa"/>
              <w:bottom w:w="0.0" w:type="dxa"/>
              <w:right w:w="40.0" w:type="dxa"/>
            </w:tcMar>
            <w:vAlign w:val="bottom"/>
          </w:tcPr>
          <w:p w:rsidR="00000000" w:rsidDel="00000000" w:rsidP="00000000" w:rsidRDefault="00000000" w:rsidRPr="00000000" w14:paraId="00000481">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82">
            <w:pPr>
              <w:pageBreakBefore w:val="0"/>
              <w:spacing w:before="0" w:line="240" w:lineRule="auto"/>
              <w:ind w:firstLine="0"/>
              <w:rPr/>
            </w:pPr>
            <w:r w:rsidDel="00000000" w:rsidR="00000000" w:rsidRPr="00000000">
              <w:rPr>
                <w:rtl w:val="0"/>
              </w:rPr>
              <w:t xml:space="preserve">-2.84</w:t>
            </w:r>
          </w:p>
        </w:tc>
        <w:tc>
          <w:tcPr>
            <w:shd w:fill="f4cccc" w:val="clear"/>
            <w:tcMar>
              <w:top w:w="0.0" w:type="dxa"/>
              <w:left w:w="40.0" w:type="dxa"/>
              <w:bottom w:w="0.0" w:type="dxa"/>
              <w:right w:w="40.0" w:type="dxa"/>
            </w:tcMar>
            <w:vAlign w:val="bottom"/>
          </w:tcPr>
          <w:p w:rsidR="00000000" w:rsidDel="00000000" w:rsidP="00000000" w:rsidRDefault="00000000" w:rsidRPr="00000000" w14:paraId="00000483">
            <w:pPr>
              <w:pageBreakBefore w:val="0"/>
              <w:spacing w:before="0" w:line="240" w:lineRule="auto"/>
              <w:ind w:firstLine="0"/>
              <w:rPr/>
            </w:pPr>
            <w:r w:rsidDel="00000000" w:rsidR="00000000" w:rsidRPr="00000000">
              <w:rPr>
                <w:rtl w:val="0"/>
              </w:rPr>
              <w:t xml:space="preserve">-0.25</w:t>
            </w:r>
          </w:p>
        </w:tc>
        <w:tc>
          <w:tcPr>
            <w:shd w:fill="f4c7c3" w:val="clear"/>
            <w:tcMar>
              <w:top w:w="0.0" w:type="dxa"/>
              <w:left w:w="40.0" w:type="dxa"/>
              <w:bottom w:w="0.0" w:type="dxa"/>
              <w:right w:w="40.0" w:type="dxa"/>
            </w:tcMar>
            <w:vAlign w:val="bottom"/>
          </w:tcPr>
          <w:p w:rsidR="00000000" w:rsidDel="00000000" w:rsidP="00000000" w:rsidRDefault="00000000" w:rsidRPr="00000000" w14:paraId="00000484">
            <w:pPr>
              <w:pageBreakBefore w:val="0"/>
              <w:spacing w:before="0" w:line="240" w:lineRule="auto"/>
              <w:ind w:firstLine="0"/>
              <w:rPr/>
            </w:pPr>
            <w:r w:rsidDel="00000000" w:rsidR="00000000" w:rsidRPr="00000000">
              <w:rPr>
                <w:rtl w:val="0"/>
              </w:rPr>
              <w:t xml:space="preserve">-4.19</w:t>
            </w:r>
          </w:p>
        </w:tc>
        <w:tc>
          <w:tcPr>
            <w:shd w:fill="f4cccc" w:val="clear"/>
            <w:tcMar>
              <w:top w:w="0.0" w:type="dxa"/>
              <w:left w:w="40.0" w:type="dxa"/>
              <w:bottom w:w="0.0" w:type="dxa"/>
              <w:right w:w="40.0" w:type="dxa"/>
            </w:tcMar>
            <w:vAlign w:val="bottom"/>
          </w:tcPr>
          <w:p w:rsidR="00000000" w:rsidDel="00000000" w:rsidP="00000000" w:rsidRDefault="00000000" w:rsidRPr="00000000" w14:paraId="00000485">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86">
            <w:pPr>
              <w:pageBreakBefore w:val="0"/>
              <w:spacing w:before="0" w:line="240" w:lineRule="auto"/>
              <w:ind w:firstLine="0"/>
              <w:rPr/>
            </w:pPr>
            <w:r w:rsidDel="00000000" w:rsidR="00000000" w:rsidRPr="00000000">
              <w:rPr>
                <w:rtl w:val="0"/>
              </w:rPr>
              <w:t xml:space="preserve">-2.66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87">
            <w:pPr>
              <w:pageBreakBefore w:val="0"/>
              <w:spacing w:before="0" w:line="240" w:lineRule="auto"/>
              <w:ind w:firstLine="0"/>
              <w:rPr>
                <w:b w:val="1"/>
                <w:bCs w:val="1"/>
              </w:rPr>
            </w:pPr>
            <w:r w:rsidDel="00000000" w:rsidR="00000000" w:rsidRPr="00000000">
              <w:rPr>
                <w:b w:val="1"/>
                <w:bCs w:val="1"/>
                <w:rtl w:val="0"/>
              </w:rPr>
              <w:t xml:space="preserve">1977</w:t>
            </w:r>
          </w:p>
        </w:tc>
        <w:tc>
          <w:tcPr>
            <w:shd w:fill="f4cccc" w:val="clear"/>
            <w:tcMar>
              <w:top w:w="0.0" w:type="dxa"/>
              <w:left w:w="40.0" w:type="dxa"/>
              <w:bottom w:w="0.0" w:type="dxa"/>
              <w:right w:w="40.0" w:type="dxa"/>
            </w:tcMar>
            <w:vAlign w:val="bottom"/>
          </w:tcPr>
          <w:p w:rsidR="00000000" w:rsidDel="00000000" w:rsidP="00000000" w:rsidRDefault="00000000" w:rsidRPr="00000000" w14:paraId="00000488">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89">
            <w:pPr>
              <w:pageBreakBefore w:val="0"/>
              <w:spacing w:before="0" w:line="240" w:lineRule="auto"/>
              <w:ind w:firstLine="0"/>
              <w:rPr/>
            </w:pPr>
            <w:r w:rsidDel="00000000" w:rsidR="00000000" w:rsidRPr="00000000">
              <w:rPr>
                <w:rtl w:val="0"/>
              </w:rPr>
              <w:t xml:space="preserve">-2.03</w:t>
            </w:r>
          </w:p>
        </w:tc>
        <w:tc>
          <w:tcPr>
            <w:shd w:fill="f4cccc" w:val="clear"/>
            <w:tcMar>
              <w:top w:w="0.0" w:type="dxa"/>
              <w:left w:w="40.0" w:type="dxa"/>
              <w:bottom w:w="0.0" w:type="dxa"/>
              <w:right w:w="40.0" w:type="dxa"/>
            </w:tcMar>
            <w:vAlign w:val="bottom"/>
          </w:tcPr>
          <w:p w:rsidR="00000000" w:rsidDel="00000000" w:rsidP="00000000" w:rsidRDefault="00000000" w:rsidRPr="00000000" w14:paraId="0000048A">
            <w:pPr>
              <w:pageBreakBefore w:val="0"/>
              <w:spacing w:before="0" w:line="240" w:lineRule="auto"/>
              <w:ind w:firstLine="0"/>
              <w:rPr/>
            </w:pPr>
            <w:r w:rsidDel="00000000" w:rsidR="00000000" w:rsidRPr="00000000">
              <w:rPr>
                <w:rtl w:val="0"/>
              </w:rPr>
              <w:t xml:space="preserve">-0.14</w:t>
            </w:r>
          </w:p>
        </w:tc>
        <w:tc>
          <w:tcPr>
            <w:shd w:fill="f4c7c3" w:val="clear"/>
            <w:tcMar>
              <w:top w:w="0.0" w:type="dxa"/>
              <w:left w:w="40.0" w:type="dxa"/>
              <w:bottom w:w="0.0" w:type="dxa"/>
              <w:right w:w="40.0" w:type="dxa"/>
            </w:tcMar>
            <w:vAlign w:val="bottom"/>
          </w:tcPr>
          <w:p w:rsidR="00000000" w:rsidDel="00000000" w:rsidP="00000000" w:rsidRDefault="00000000" w:rsidRPr="00000000" w14:paraId="0000048B">
            <w:pPr>
              <w:pageBreakBefore w:val="0"/>
              <w:spacing w:before="0" w:line="240" w:lineRule="auto"/>
              <w:ind w:firstLine="0"/>
              <w:rPr/>
            </w:pPr>
            <w:r w:rsidDel="00000000" w:rsidR="00000000" w:rsidRPr="00000000">
              <w:rPr>
                <w:rtl w:val="0"/>
              </w:rPr>
              <w:t xml:space="preserve">-3.57</w:t>
            </w:r>
          </w:p>
        </w:tc>
        <w:tc>
          <w:tcPr>
            <w:shd w:fill="f4cccc" w:val="clear"/>
            <w:tcMar>
              <w:top w:w="0.0" w:type="dxa"/>
              <w:left w:w="40.0" w:type="dxa"/>
              <w:bottom w:w="0.0" w:type="dxa"/>
              <w:right w:w="40.0" w:type="dxa"/>
            </w:tcMar>
            <w:vAlign w:val="bottom"/>
          </w:tcPr>
          <w:p w:rsidR="00000000" w:rsidDel="00000000" w:rsidP="00000000" w:rsidRDefault="00000000" w:rsidRPr="00000000" w14:paraId="0000048C">
            <w:pPr>
              <w:pageBreakBefore w:val="0"/>
              <w:spacing w:before="0" w:line="240" w:lineRule="auto"/>
              <w:ind w:firstLine="0"/>
              <w:rPr/>
            </w:pPr>
            <w:r w:rsidDel="00000000" w:rsidR="00000000" w:rsidRPr="00000000">
              <w:rPr>
                <w:rtl w:val="0"/>
              </w:rPr>
              <w:t xml:space="preserve">-0.17</w:t>
            </w:r>
          </w:p>
        </w:tc>
        <w:tc>
          <w:tcPr>
            <w:shd w:fill="f4c7c3" w:val="clear"/>
            <w:tcMar>
              <w:top w:w="0.0" w:type="dxa"/>
              <w:left w:w="40.0" w:type="dxa"/>
              <w:bottom w:w="0.0" w:type="dxa"/>
              <w:right w:w="40.0" w:type="dxa"/>
            </w:tcMar>
            <w:vAlign w:val="bottom"/>
          </w:tcPr>
          <w:p w:rsidR="00000000" w:rsidDel="00000000" w:rsidP="00000000" w:rsidRDefault="00000000" w:rsidRPr="00000000" w14:paraId="0000048D">
            <w:pPr>
              <w:pageBreakBefore w:val="0"/>
              <w:spacing w:before="0" w:line="240" w:lineRule="auto"/>
              <w:ind w:firstLine="0"/>
              <w:rPr/>
            </w:pPr>
            <w:r w:rsidDel="00000000" w:rsidR="00000000" w:rsidRPr="00000000">
              <w:rPr>
                <w:rtl w:val="0"/>
              </w:rPr>
              <w:t xml:space="preserve">-4.19</w:t>
            </w:r>
          </w:p>
        </w:tc>
        <w:tc>
          <w:tcPr>
            <w:shd w:fill="auto" w:val="clear"/>
            <w:tcMar>
              <w:top w:w="0.0" w:type="dxa"/>
              <w:left w:w="40.0" w:type="dxa"/>
              <w:bottom w:w="0.0" w:type="dxa"/>
              <w:right w:w="40.0" w:type="dxa"/>
            </w:tcMar>
            <w:vAlign w:val="bottom"/>
          </w:tcPr>
          <w:p w:rsidR="00000000" w:rsidDel="00000000" w:rsidP="00000000" w:rsidRDefault="00000000" w:rsidRPr="00000000" w14:paraId="0000048E">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8F">
            <w:pPr>
              <w:pageBreakBefore w:val="0"/>
              <w:spacing w:before="0" w:line="240" w:lineRule="auto"/>
              <w:ind w:firstLine="0"/>
              <w:rPr/>
            </w:pPr>
            <w:r w:rsidDel="00000000" w:rsidR="00000000" w:rsidRPr="00000000">
              <w:rPr>
                <w:rtl w:val="0"/>
              </w:rPr>
              <w:t xml:space="preserve">-1.37</w:t>
            </w:r>
          </w:p>
        </w:tc>
        <w:tc>
          <w:tcPr>
            <w:shd w:fill="f4cccc" w:val="clear"/>
            <w:tcMar>
              <w:top w:w="0.0" w:type="dxa"/>
              <w:left w:w="40.0" w:type="dxa"/>
              <w:bottom w:w="0.0" w:type="dxa"/>
              <w:right w:w="40.0" w:type="dxa"/>
            </w:tcMar>
            <w:vAlign w:val="bottom"/>
          </w:tcPr>
          <w:p w:rsidR="00000000" w:rsidDel="00000000" w:rsidP="00000000" w:rsidRDefault="00000000" w:rsidRPr="00000000" w14:paraId="00000490">
            <w:pPr>
              <w:pageBreakBefore w:val="0"/>
              <w:spacing w:before="0" w:line="240" w:lineRule="auto"/>
              <w:ind w:firstLine="0"/>
              <w:rPr/>
            </w:pPr>
            <w:r w:rsidDel="00000000" w:rsidR="00000000" w:rsidRPr="00000000">
              <w:rPr>
                <w:rtl w:val="0"/>
              </w:rPr>
              <w:t xml:space="preserve">-0.34</w:t>
            </w:r>
          </w:p>
        </w:tc>
        <w:tc>
          <w:tcPr>
            <w:shd w:fill="f4c7c3" w:val="clear"/>
            <w:tcMar>
              <w:top w:w="0.0" w:type="dxa"/>
              <w:left w:w="40.0" w:type="dxa"/>
              <w:bottom w:w="0.0" w:type="dxa"/>
              <w:right w:w="40.0" w:type="dxa"/>
            </w:tcMar>
            <w:vAlign w:val="bottom"/>
          </w:tcPr>
          <w:p w:rsidR="00000000" w:rsidDel="00000000" w:rsidP="00000000" w:rsidRDefault="00000000" w:rsidRPr="00000000" w14:paraId="00000491">
            <w:pPr>
              <w:pageBreakBefore w:val="0"/>
              <w:spacing w:before="0" w:line="240" w:lineRule="auto"/>
              <w:ind w:firstLine="0"/>
              <w:rPr/>
            </w:pPr>
            <w:r w:rsidDel="00000000" w:rsidR="00000000" w:rsidRPr="00000000">
              <w:rPr>
                <w:rtl w:val="0"/>
              </w:rPr>
              <w:t xml:space="preserve">-5.23</w:t>
            </w:r>
          </w:p>
        </w:tc>
        <w:tc>
          <w:tcPr>
            <w:shd w:fill="f4cccc" w:val="clear"/>
            <w:tcMar>
              <w:top w:w="0.0" w:type="dxa"/>
              <w:left w:w="40.0" w:type="dxa"/>
              <w:bottom w:w="0.0" w:type="dxa"/>
              <w:right w:w="40.0" w:type="dxa"/>
            </w:tcMar>
            <w:vAlign w:val="bottom"/>
          </w:tcPr>
          <w:p w:rsidR="00000000" w:rsidDel="00000000" w:rsidP="00000000" w:rsidRDefault="00000000" w:rsidRPr="00000000" w14:paraId="00000492">
            <w:pPr>
              <w:pageBreakBefore w:val="0"/>
              <w:spacing w:before="0" w:line="240" w:lineRule="auto"/>
              <w:ind w:firstLine="0"/>
              <w:rPr/>
            </w:pPr>
            <w:r w:rsidDel="00000000" w:rsidR="00000000" w:rsidRPr="00000000">
              <w:rPr>
                <w:rtl w:val="0"/>
              </w:rPr>
              <w:t xml:space="preserve">-0.29</w:t>
            </w:r>
          </w:p>
        </w:tc>
        <w:tc>
          <w:tcPr>
            <w:shd w:fill="f4c7c3" w:val="clear"/>
            <w:tcMar>
              <w:top w:w="0.0" w:type="dxa"/>
              <w:left w:w="40.0" w:type="dxa"/>
              <w:bottom w:w="0.0" w:type="dxa"/>
              <w:right w:w="40.0" w:type="dxa"/>
            </w:tcMar>
            <w:vAlign w:val="bottom"/>
          </w:tcPr>
          <w:p w:rsidR="00000000" w:rsidDel="00000000" w:rsidP="00000000" w:rsidRDefault="00000000" w:rsidRPr="00000000" w14:paraId="00000493">
            <w:pPr>
              <w:pageBreakBefore w:val="0"/>
              <w:spacing w:before="0" w:line="240" w:lineRule="auto"/>
              <w:ind w:firstLine="0"/>
              <w:rPr/>
            </w:pPr>
            <w:r w:rsidDel="00000000" w:rsidR="00000000" w:rsidRPr="00000000">
              <w:rPr>
                <w:rtl w:val="0"/>
              </w:rPr>
              <w:t xml:space="preserve">-4.80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94">
            <w:pPr>
              <w:pageBreakBefore w:val="0"/>
              <w:spacing w:before="0" w:line="240" w:lineRule="auto"/>
              <w:ind w:firstLine="0"/>
              <w:rPr>
                <w:b w:val="1"/>
                <w:bCs w:val="1"/>
              </w:rPr>
            </w:pPr>
            <w:r w:rsidDel="00000000" w:rsidR="00000000" w:rsidRPr="00000000">
              <w:rPr>
                <w:b w:val="1"/>
                <w:bCs w:val="1"/>
                <w:rtl w:val="0"/>
              </w:rPr>
              <w:t xml:space="preserve">1981</w:t>
            </w:r>
          </w:p>
        </w:tc>
        <w:tc>
          <w:tcPr>
            <w:shd w:fill="auto" w:val="clear"/>
            <w:tcMar>
              <w:top w:w="0.0" w:type="dxa"/>
              <w:left w:w="40.0" w:type="dxa"/>
              <w:bottom w:w="0.0" w:type="dxa"/>
              <w:right w:w="40.0" w:type="dxa"/>
            </w:tcMar>
            <w:vAlign w:val="bottom"/>
          </w:tcPr>
          <w:p w:rsidR="00000000" w:rsidDel="00000000" w:rsidP="00000000" w:rsidRDefault="00000000" w:rsidRPr="00000000" w14:paraId="00000495">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96">
            <w:pPr>
              <w:pageBreakBefore w:val="0"/>
              <w:spacing w:before="0" w:line="240" w:lineRule="auto"/>
              <w:ind w:firstLine="0"/>
              <w:rPr/>
            </w:pPr>
            <w:r w:rsidDel="00000000" w:rsidR="00000000" w:rsidRPr="00000000">
              <w:rPr>
                <w:rtl w:val="0"/>
              </w:rPr>
              <w:t xml:space="preserve">-0.12</w:t>
            </w:r>
          </w:p>
        </w:tc>
        <w:tc>
          <w:tcPr>
            <w:shd w:fill="f4cccc" w:val="clear"/>
            <w:tcMar>
              <w:top w:w="0.0" w:type="dxa"/>
              <w:left w:w="40.0" w:type="dxa"/>
              <w:bottom w:w="0.0" w:type="dxa"/>
              <w:right w:w="40.0" w:type="dxa"/>
            </w:tcMar>
            <w:vAlign w:val="bottom"/>
          </w:tcPr>
          <w:p w:rsidR="00000000" w:rsidDel="00000000" w:rsidP="00000000" w:rsidRDefault="00000000" w:rsidRPr="00000000" w14:paraId="00000497">
            <w:pPr>
              <w:pageBreakBefore w:val="0"/>
              <w:spacing w:before="0" w:line="240" w:lineRule="auto"/>
              <w:ind w:firstLine="0"/>
              <w:rPr/>
            </w:pPr>
            <w:r w:rsidDel="00000000" w:rsidR="00000000" w:rsidRPr="00000000">
              <w:rPr>
                <w:rtl w:val="0"/>
              </w:rPr>
              <w:t xml:space="preserve">-0.16</w:t>
            </w:r>
          </w:p>
        </w:tc>
        <w:tc>
          <w:tcPr>
            <w:shd w:fill="f4c7c3" w:val="clear"/>
            <w:tcMar>
              <w:top w:w="0.0" w:type="dxa"/>
              <w:left w:w="40.0" w:type="dxa"/>
              <w:bottom w:w="0.0" w:type="dxa"/>
              <w:right w:w="40.0" w:type="dxa"/>
            </w:tcMar>
            <w:vAlign w:val="bottom"/>
          </w:tcPr>
          <w:p w:rsidR="00000000" w:rsidDel="00000000" w:rsidP="00000000" w:rsidRDefault="00000000" w:rsidRPr="00000000" w14:paraId="00000498">
            <w:pPr>
              <w:pageBreakBefore w:val="0"/>
              <w:spacing w:before="0" w:line="240" w:lineRule="auto"/>
              <w:ind w:firstLine="0"/>
              <w:rPr/>
            </w:pPr>
            <w:r w:rsidDel="00000000" w:rsidR="00000000" w:rsidRPr="00000000">
              <w:rPr>
                <w:rtl w:val="0"/>
              </w:rPr>
              <w:t xml:space="preserve">-3.96</w:t>
            </w:r>
          </w:p>
        </w:tc>
        <w:tc>
          <w:tcPr>
            <w:shd w:fill="auto" w:val="clear"/>
            <w:tcMar>
              <w:top w:w="0.0" w:type="dxa"/>
              <w:left w:w="40.0" w:type="dxa"/>
              <w:bottom w:w="0.0" w:type="dxa"/>
              <w:right w:w="40.0" w:type="dxa"/>
            </w:tcMar>
            <w:vAlign w:val="bottom"/>
          </w:tcPr>
          <w:p w:rsidR="00000000" w:rsidDel="00000000" w:rsidP="00000000" w:rsidRDefault="00000000" w:rsidRPr="00000000" w14:paraId="00000499">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9A">
            <w:pPr>
              <w:pageBreakBefore w:val="0"/>
              <w:spacing w:before="0" w:line="240" w:lineRule="auto"/>
              <w:ind w:firstLine="0"/>
              <w:rPr/>
            </w:pPr>
            <w:r w:rsidDel="00000000" w:rsidR="00000000" w:rsidRPr="00000000">
              <w:rPr>
                <w:rtl w:val="0"/>
              </w:rPr>
              <w:t xml:space="preserve">-1.01</w:t>
            </w:r>
          </w:p>
        </w:tc>
        <w:tc>
          <w:tcPr>
            <w:shd w:fill="auto" w:val="clear"/>
            <w:tcMar>
              <w:top w:w="0.0" w:type="dxa"/>
              <w:left w:w="40.0" w:type="dxa"/>
              <w:bottom w:w="0.0" w:type="dxa"/>
              <w:right w:w="40.0" w:type="dxa"/>
            </w:tcMar>
            <w:vAlign w:val="bottom"/>
          </w:tcPr>
          <w:p w:rsidR="00000000" w:rsidDel="00000000" w:rsidP="00000000" w:rsidRDefault="00000000" w:rsidRPr="00000000" w14:paraId="0000049B">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9C">
            <w:pPr>
              <w:pageBreakBefore w:val="0"/>
              <w:spacing w:before="0" w:line="240" w:lineRule="auto"/>
              <w:ind w:firstLine="0"/>
              <w:rPr/>
            </w:pPr>
            <w:r w:rsidDel="00000000" w:rsidR="00000000" w:rsidRPr="00000000">
              <w:rPr>
                <w:rtl w:val="0"/>
              </w:rPr>
              <w:t xml:space="preserve">-0.45</w:t>
            </w:r>
          </w:p>
        </w:tc>
        <w:tc>
          <w:tcPr>
            <w:shd w:fill="f4cccc" w:val="clear"/>
            <w:tcMar>
              <w:top w:w="0.0" w:type="dxa"/>
              <w:left w:w="40.0" w:type="dxa"/>
              <w:bottom w:w="0.0" w:type="dxa"/>
              <w:right w:w="40.0" w:type="dxa"/>
            </w:tcMar>
            <w:vAlign w:val="bottom"/>
          </w:tcPr>
          <w:p w:rsidR="00000000" w:rsidDel="00000000" w:rsidP="00000000" w:rsidRDefault="00000000" w:rsidRPr="00000000" w14:paraId="0000049D">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9E">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9F">
            <w:pPr>
              <w:pageBreakBefore w:val="0"/>
              <w:spacing w:before="0" w:line="240" w:lineRule="auto"/>
              <w:ind w:firstLine="0"/>
              <w:rPr/>
            </w:pPr>
            <w:r w:rsidDel="00000000" w:rsidR="00000000" w:rsidRPr="00000000">
              <w:rPr>
                <w:rtl w:val="0"/>
              </w:rPr>
              <w:t xml:space="preserve">-0.39</w:t>
            </w:r>
          </w:p>
        </w:tc>
        <w:tc>
          <w:tcPr>
            <w:shd w:fill="f4c7c3" w:val="clear"/>
            <w:tcMar>
              <w:top w:w="0.0" w:type="dxa"/>
              <w:left w:w="40.0" w:type="dxa"/>
              <w:bottom w:w="0.0" w:type="dxa"/>
              <w:right w:w="40.0" w:type="dxa"/>
            </w:tcMar>
            <w:vAlign w:val="bottom"/>
          </w:tcPr>
          <w:p w:rsidR="00000000" w:rsidDel="00000000" w:rsidP="00000000" w:rsidRDefault="00000000" w:rsidRPr="00000000" w14:paraId="000004A0">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A1">
            <w:pPr>
              <w:pageBreakBefore w:val="0"/>
              <w:spacing w:before="0" w:line="240" w:lineRule="auto"/>
              <w:ind w:firstLine="0"/>
              <w:rPr>
                <w:b w:val="1"/>
                <w:bCs w:val="1"/>
              </w:rPr>
            </w:pPr>
            <w:r w:rsidDel="00000000" w:rsidR="00000000" w:rsidRPr="00000000">
              <w:rPr>
                <w:b w:val="1"/>
                <w:bCs w:val="1"/>
                <w:rtl w:val="0"/>
              </w:rPr>
              <w:t xml:space="preserve">1985</w:t>
            </w:r>
          </w:p>
        </w:tc>
        <w:tc>
          <w:tcPr>
            <w:shd w:fill="f4cccc" w:val="clear"/>
            <w:tcMar>
              <w:top w:w="0.0" w:type="dxa"/>
              <w:left w:w="40.0" w:type="dxa"/>
              <w:bottom w:w="0.0" w:type="dxa"/>
              <w:right w:w="40.0" w:type="dxa"/>
            </w:tcMar>
            <w:vAlign w:val="bottom"/>
          </w:tcPr>
          <w:p w:rsidR="00000000" w:rsidDel="00000000" w:rsidP="00000000" w:rsidRDefault="00000000" w:rsidRPr="00000000" w14:paraId="000004A2">
            <w:pPr>
              <w:pageBreakBefore w:val="0"/>
              <w:spacing w:before="0" w:line="240" w:lineRule="auto"/>
              <w:ind w:firstLine="0"/>
              <w:rPr/>
            </w:pPr>
            <w:r w:rsidDel="00000000" w:rsidR="00000000" w:rsidRPr="00000000">
              <w:rPr>
                <w:rtl w:val="0"/>
              </w:rPr>
              <w:t xml:space="preserve">-0.11</w:t>
            </w:r>
          </w:p>
        </w:tc>
        <w:tc>
          <w:tcPr>
            <w:shd w:fill="f4c7c3" w:val="clear"/>
            <w:tcMar>
              <w:top w:w="0.0" w:type="dxa"/>
              <w:left w:w="40.0" w:type="dxa"/>
              <w:bottom w:w="0.0" w:type="dxa"/>
              <w:right w:w="40.0" w:type="dxa"/>
            </w:tcMar>
            <w:vAlign w:val="bottom"/>
          </w:tcPr>
          <w:p w:rsidR="00000000" w:rsidDel="00000000" w:rsidP="00000000" w:rsidRDefault="00000000" w:rsidRPr="00000000" w14:paraId="000004A3">
            <w:pPr>
              <w:pageBreakBefore w:val="0"/>
              <w:spacing w:before="0" w:line="240" w:lineRule="auto"/>
              <w:ind w:firstLine="0"/>
              <w:rPr/>
            </w:pPr>
            <w:r w:rsidDel="00000000" w:rsidR="00000000" w:rsidRPr="00000000">
              <w:rPr>
                <w:rtl w:val="0"/>
              </w:rPr>
              <w:t xml:space="preserve">-2.28</w:t>
            </w:r>
          </w:p>
        </w:tc>
        <w:tc>
          <w:tcPr>
            <w:shd w:fill="f4cccc" w:val="clear"/>
            <w:tcMar>
              <w:top w:w="0.0" w:type="dxa"/>
              <w:left w:w="40.0" w:type="dxa"/>
              <w:bottom w:w="0.0" w:type="dxa"/>
              <w:right w:w="40.0" w:type="dxa"/>
            </w:tcMar>
            <w:vAlign w:val="bottom"/>
          </w:tcPr>
          <w:p w:rsidR="00000000" w:rsidDel="00000000" w:rsidP="00000000" w:rsidRDefault="00000000" w:rsidRPr="00000000" w14:paraId="000004A4">
            <w:pPr>
              <w:pageBreakBefore w:val="0"/>
              <w:spacing w:before="0" w:line="240" w:lineRule="auto"/>
              <w:ind w:firstLine="0"/>
              <w:rPr/>
            </w:pPr>
            <w:r w:rsidDel="00000000" w:rsidR="00000000" w:rsidRPr="00000000">
              <w:rPr>
                <w:rtl w:val="0"/>
              </w:rPr>
              <w:t xml:space="preserve">-0.26</w:t>
            </w:r>
          </w:p>
        </w:tc>
        <w:tc>
          <w:tcPr>
            <w:shd w:fill="f4c7c3" w:val="clear"/>
            <w:tcMar>
              <w:top w:w="0.0" w:type="dxa"/>
              <w:left w:w="40.0" w:type="dxa"/>
              <w:bottom w:w="0.0" w:type="dxa"/>
              <w:right w:w="40.0" w:type="dxa"/>
            </w:tcMar>
            <w:vAlign w:val="bottom"/>
          </w:tcPr>
          <w:p w:rsidR="00000000" w:rsidDel="00000000" w:rsidP="00000000" w:rsidRDefault="00000000" w:rsidRPr="00000000" w14:paraId="000004A5">
            <w:pPr>
              <w:pageBreakBefore w:val="0"/>
              <w:spacing w:before="0" w:line="240" w:lineRule="auto"/>
              <w:ind w:firstLine="0"/>
              <w:rPr/>
            </w:pPr>
            <w:r w:rsidDel="00000000" w:rsidR="00000000" w:rsidRPr="00000000">
              <w:rPr>
                <w:rtl w:val="0"/>
              </w:rPr>
              <w:t xml:space="preserve">-4.70</w:t>
            </w:r>
          </w:p>
        </w:tc>
        <w:tc>
          <w:tcPr>
            <w:shd w:fill="f4cccc" w:val="clear"/>
            <w:tcMar>
              <w:top w:w="0.0" w:type="dxa"/>
              <w:left w:w="40.0" w:type="dxa"/>
              <w:bottom w:w="0.0" w:type="dxa"/>
              <w:right w:w="40.0" w:type="dxa"/>
            </w:tcMar>
            <w:vAlign w:val="bottom"/>
          </w:tcPr>
          <w:p w:rsidR="00000000" w:rsidDel="00000000" w:rsidP="00000000" w:rsidRDefault="00000000" w:rsidRPr="00000000" w14:paraId="000004A6">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A7">
            <w:pPr>
              <w:pageBreakBefore w:val="0"/>
              <w:spacing w:before="0" w:line="240" w:lineRule="auto"/>
              <w:ind w:firstLine="0"/>
              <w:rPr/>
            </w:pPr>
            <w:r w:rsidDel="00000000" w:rsidR="00000000" w:rsidRPr="00000000">
              <w:rPr>
                <w:rtl w:val="0"/>
              </w:rPr>
              <w:t xml:space="preserve">-2.47</w:t>
            </w:r>
          </w:p>
        </w:tc>
        <w:tc>
          <w:tcPr>
            <w:shd w:fill="auto" w:val="clear"/>
            <w:tcMar>
              <w:top w:w="0.0" w:type="dxa"/>
              <w:left w:w="40.0" w:type="dxa"/>
              <w:bottom w:w="0.0" w:type="dxa"/>
              <w:right w:w="40.0" w:type="dxa"/>
            </w:tcMar>
            <w:vAlign w:val="bottom"/>
          </w:tcPr>
          <w:p w:rsidR="00000000" w:rsidDel="00000000" w:rsidP="00000000" w:rsidRDefault="00000000" w:rsidRPr="00000000" w14:paraId="000004A8">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A9">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AA">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AB">
            <w:pPr>
              <w:pageBreakBefore w:val="0"/>
              <w:spacing w:before="0" w:line="240" w:lineRule="auto"/>
              <w:ind w:firstLine="0"/>
              <w:rPr/>
            </w:pPr>
            <w:r w:rsidDel="00000000" w:rsidR="00000000" w:rsidRPr="00000000">
              <w:rPr>
                <w:rtl w:val="0"/>
              </w:rPr>
              <w:t xml:space="preserve">-0.64</w:t>
            </w:r>
          </w:p>
        </w:tc>
        <w:tc>
          <w:tcPr>
            <w:shd w:fill="f4cccc" w:val="clear"/>
            <w:tcMar>
              <w:top w:w="0.0" w:type="dxa"/>
              <w:left w:w="40.0" w:type="dxa"/>
              <w:bottom w:w="0.0" w:type="dxa"/>
              <w:right w:w="40.0" w:type="dxa"/>
            </w:tcMar>
            <w:vAlign w:val="bottom"/>
          </w:tcPr>
          <w:p w:rsidR="00000000" w:rsidDel="00000000" w:rsidP="00000000" w:rsidRDefault="00000000" w:rsidRPr="00000000" w14:paraId="000004AC">
            <w:pPr>
              <w:pageBreakBefore w:val="0"/>
              <w:spacing w:before="0" w:line="240" w:lineRule="auto"/>
              <w:ind w:firstLine="0"/>
              <w:rPr/>
            </w:pPr>
            <w:r w:rsidDel="00000000" w:rsidR="00000000" w:rsidRPr="00000000">
              <w:rPr>
                <w:rtl w:val="0"/>
              </w:rPr>
              <w:t xml:space="preserve">-0.53</w:t>
            </w:r>
          </w:p>
        </w:tc>
        <w:tc>
          <w:tcPr>
            <w:shd w:fill="f4c7c3" w:val="clear"/>
            <w:tcMar>
              <w:top w:w="0.0" w:type="dxa"/>
              <w:left w:w="40.0" w:type="dxa"/>
              <w:bottom w:w="0.0" w:type="dxa"/>
              <w:right w:w="40.0" w:type="dxa"/>
            </w:tcMar>
            <w:vAlign w:val="bottom"/>
          </w:tcPr>
          <w:p w:rsidR="00000000" w:rsidDel="00000000" w:rsidP="00000000" w:rsidRDefault="00000000" w:rsidRPr="00000000" w14:paraId="000004AD">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AE">
            <w:pPr>
              <w:pageBreakBefore w:val="0"/>
              <w:spacing w:before="0" w:line="240" w:lineRule="auto"/>
              <w:ind w:firstLine="0"/>
              <w:rPr>
                <w:b w:val="1"/>
                <w:bCs w:val="1"/>
              </w:rPr>
            </w:pPr>
            <w:r w:rsidDel="00000000" w:rsidR="00000000" w:rsidRPr="00000000">
              <w:rPr>
                <w:b w:val="1"/>
                <w:bCs w:val="1"/>
                <w:rtl w:val="0"/>
              </w:rPr>
              <w:t xml:space="preserve">1989</w:t>
            </w:r>
          </w:p>
        </w:tc>
        <w:tc>
          <w:tcPr>
            <w:shd w:fill="auto" w:val="clear"/>
            <w:tcMar>
              <w:top w:w="0.0" w:type="dxa"/>
              <w:left w:w="40.0" w:type="dxa"/>
              <w:bottom w:w="0.0" w:type="dxa"/>
              <w:right w:w="40.0" w:type="dxa"/>
            </w:tcMar>
            <w:vAlign w:val="bottom"/>
          </w:tcPr>
          <w:p w:rsidR="00000000" w:rsidDel="00000000" w:rsidP="00000000" w:rsidRDefault="00000000" w:rsidRPr="00000000" w14:paraId="000004AF">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B0">
            <w:pPr>
              <w:pageBreakBefore w:val="0"/>
              <w:spacing w:before="0" w:line="240" w:lineRule="auto"/>
              <w:ind w:firstLine="0"/>
              <w:rPr/>
            </w:pPr>
            <w:r w:rsidDel="00000000" w:rsidR="00000000" w:rsidRPr="00000000">
              <w:rPr>
                <w:rtl w:val="0"/>
              </w:rPr>
              <w:t xml:space="preserve">-0.66</w:t>
            </w:r>
          </w:p>
        </w:tc>
        <w:tc>
          <w:tcPr>
            <w:shd w:fill="f4cccc" w:val="clear"/>
            <w:tcMar>
              <w:top w:w="0.0" w:type="dxa"/>
              <w:left w:w="40.0" w:type="dxa"/>
              <w:bottom w:w="0.0" w:type="dxa"/>
              <w:right w:w="40.0" w:type="dxa"/>
            </w:tcMar>
            <w:vAlign w:val="bottom"/>
          </w:tcPr>
          <w:p w:rsidR="00000000" w:rsidDel="00000000" w:rsidP="00000000" w:rsidRDefault="00000000" w:rsidRPr="00000000" w14:paraId="000004B1">
            <w:pPr>
              <w:pageBreakBefore w:val="0"/>
              <w:spacing w:before="0" w:line="240" w:lineRule="auto"/>
              <w:ind w:firstLine="0"/>
              <w:rPr/>
            </w:pPr>
            <w:r w:rsidDel="00000000" w:rsidR="00000000" w:rsidRPr="00000000">
              <w:rPr>
                <w:rtl w:val="0"/>
              </w:rPr>
              <w:t xml:space="preserve">-0.24</w:t>
            </w:r>
          </w:p>
        </w:tc>
        <w:tc>
          <w:tcPr>
            <w:shd w:fill="f4c7c3" w:val="clear"/>
            <w:tcMar>
              <w:top w:w="0.0" w:type="dxa"/>
              <w:left w:w="40.0" w:type="dxa"/>
              <w:bottom w:w="0.0" w:type="dxa"/>
              <w:right w:w="40.0" w:type="dxa"/>
            </w:tcMar>
            <w:vAlign w:val="bottom"/>
          </w:tcPr>
          <w:p w:rsidR="00000000" w:rsidDel="00000000" w:rsidP="00000000" w:rsidRDefault="00000000" w:rsidRPr="00000000" w14:paraId="000004B2">
            <w:pPr>
              <w:pageBreakBefore w:val="0"/>
              <w:spacing w:before="0" w:line="240" w:lineRule="auto"/>
              <w:ind w:firstLine="0"/>
              <w:rPr/>
            </w:pPr>
            <w:r w:rsidDel="00000000" w:rsidR="00000000" w:rsidRPr="00000000">
              <w:rPr>
                <w:rtl w:val="0"/>
              </w:rPr>
              <w:t xml:space="preserve">-3.51</w:t>
            </w:r>
          </w:p>
        </w:tc>
        <w:tc>
          <w:tcPr>
            <w:shd w:fill="auto" w:val="clear"/>
            <w:tcMar>
              <w:top w:w="0.0" w:type="dxa"/>
              <w:left w:w="40.0" w:type="dxa"/>
              <w:bottom w:w="0.0" w:type="dxa"/>
              <w:right w:w="40.0" w:type="dxa"/>
            </w:tcMar>
            <w:vAlign w:val="bottom"/>
          </w:tcPr>
          <w:p w:rsidR="00000000" w:rsidDel="00000000" w:rsidP="00000000" w:rsidRDefault="00000000" w:rsidRPr="00000000" w14:paraId="000004B3">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B4">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4B5">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B6">
            <w:pPr>
              <w:pageBreakBefore w:val="0"/>
              <w:spacing w:before="0" w:line="240" w:lineRule="auto"/>
              <w:ind w:firstLine="0"/>
              <w:rPr/>
            </w:pPr>
            <w:r w:rsidDel="00000000" w:rsidR="00000000" w:rsidRPr="00000000">
              <w:rPr>
                <w:rtl w:val="0"/>
              </w:rPr>
              <w:t xml:space="preserve">-0.43</w:t>
            </w:r>
          </w:p>
        </w:tc>
        <w:tc>
          <w:tcPr>
            <w:shd w:fill="auto" w:val="clear"/>
            <w:tcMar>
              <w:top w:w="0.0" w:type="dxa"/>
              <w:left w:w="40.0" w:type="dxa"/>
              <w:bottom w:w="0.0" w:type="dxa"/>
              <w:right w:w="40.0" w:type="dxa"/>
            </w:tcMar>
            <w:vAlign w:val="bottom"/>
          </w:tcPr>
          <w:p w:rsidR="00000000" w:rsidDel="00000000" w:rsidP="00000000" w:rsidRDefault="00000000" w:rsidRPr="00000000" w14:paraId="000004B7">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4B8">
            <w:pPr>
              <w:pageBreakBefore w:val="0"/>
              <w:spacing w:before="0" w:line="240" w:lineRule="auto"/>
              <w:ind w:firstLine="0"/>
              <w:rPr/>
            </w:pPr>
            <w:r w:rsidDel="00000000" w:rsidR="00000000" w:rsidRPr="00000000">
              <w:rPr>
                <w:rtl w:val="0"/>
              </w:rPr>
              <w:t xml:space="preserve">0.97</w:t>
            </w:r>
          </w:p>
        </w:tc>
        <w:tc>
          <w:tcPr>
            <w:shd w:fill="f4cccc" w:val="clear"/>
            <w:tcMar>
              <w:top w:w="0.0" w:type="dxa"/>
              <w:left w:w="40.0" w:type="dxa"/>
              <w:bottom w:w="0.0" w:type="dxa"/>
              <w:right w:w="40.0" w:type="dxa"/>
            </w:tcMar>
            <w:vAlign w:val="bottom"/>
          </w:tcPr>
          <w:p w:rsidR="00000000" w:rsidDel="00000000" w:rsidP="00000000" w:rsidRDefault="00000000" w:rsidRPr="00000000" w14:paraId="000004B9">
            <w:pPr>
              <w:pageBreakBefore w:val="0"/>
              <w:spacing w:before="0" w:line="240" w:lineRule="auto"/>
              <w:ind w:firstLine="0"/>
              <w:rPr/>
            </w:pPr>
            <w:r w:rsidDel="00000000" w:rsidR="00000000" w:rsidRPr="00000000">
              <w:rPr>
                <w:rtl w:val="0"/>
              </w:rPr>
              <w:t xml:space="preserve">-0.36</w:t>
            </w:r>
          </w:p>
        </w:tc>
        <w:tc>
          <w:tcPr>
            <w:shd w:fill="f4c7c3" w:val="clear"/>
            <w:tcMar>
              <w:top w:w="0.0" w:type="dxa"/>
              <w:left w:w="40.0" w:type="dxa"/>
              <w:bottom w:w="0.0" w:type="dxa"/>
              <w:right w:w="40.0" w:type="dxa"/>
            </w:tcMar>
            <w:vAlign w:val="bottom"/>
          </w:tcPr>
          <w:p w:rsidR="00000000" w:rsidDel="00000000" w:rsidP="00000000" w:rsidRDefault="00000000" w:rsidRPr="00000000" w14:paraId="000004BA">
            <w:pPr>
              <w:pageBreakBefore w:val="0"/>
              <w:spacing w:before="0" w:line="240" w:lineRule="auto"/>
              <w:ind w:firstLine="0"/>
              <w:rPr/>
            </w:pPr>
            <w:r w:rsidDel="00000000" w:rsidR="00000000" w:rsidRPr="00000000">
              <w:rPr>
                <w:rtl w:val="0"/>
              </w:rPr>
              <w:t xml:space="preserve">-3.90</w:t>
            </w:r>
          </w:p>
        </w:tc>
      </w:tr>
    </w:tbl>
    <w:p w:rsidR="00000000" w:rsidDel="00000000" w:rsidP="00000000" w:rsidRDefault="00000000" w:rsidRPr="00000000" w14:paraId="000004BB">
      <w:pPr>
        <w:pageBreakBefore w:val="0"/>
        <w:widowControl w:val="1"/>
        <w:spacing w:before="0" w:line="240" w:lineRule="auto"/>
        <w:ind w:firstLine="0"/>
        <w:jc w:val="left"/>
        <w:rPr/>
      </w:pPr>
      <w:r w:rsidDel="00000000" w:rsidR="00000000" w:rsidRPr="00000000">
        <w:rPr>
          <w:rtl w:val="0"/>
        </w:rPr>
        <w:t xml:space="preserve">Red and Blue Shaded Cells: </w:t>
      </w:r>
      <w:r w:rsidDel="00000000" w:rsidR="00000000" w:rsidRPr="00000000">
        <w:rPr>
          <w:i w:val="1"/>
          <w:iCs w:val="1"/>
          <w:rtl w:val="0"/>
        </w:rPr>
        <w:t xml:space="preserve">p </w:t>
      </w:r>
      <w:r w:rsidDel="00000000" w:rsidR="00000000" w:rsidRPr="00000000">
        <w:rPr>
          <w:rtl w:val="0"/>
        </w:rPr>
        <w:t xml:space="preserve">&lt; 0.05</w:t>
      </w:r>
    </w:p>
    <w:p w:rsidR="00000000" w:rsidDel="00000000" w:rsidP="00000000" w:rsidRDefault="00000000" w:rsidRPr="00000000" w14:paraId="000004BC">
      <w:pPr>
        <w:pStyle w:val="Heading4"/>
        <w:pageBreakBefore w:val="0"/>
        <w:spacing w:before="0" w:line="360" w:lineRule="auto"/>
        <w:rPr/>
      </w:pPr>
      <w:bookmarkStart w:colFirst="0" w:colLast="0" w:name="_14ykbeg" w:id="126"/>
      <w:bookmarkEnd w:id="126"/>
      <w:r w:rsidDel="00000000" w:rsidR="00000000" w:rsidRPr="00000000">
        <w:rPr>
          <w:rtl w:val="0"/>
        </w:rPr>
      </w:r>
    </w:p>
    <w:p w:rsidR="00000000" w:rsidDel="00000000" w:rsidP="00000000" w:rsidRDefault="00000000" w:rsidRPr="00000000" w14:paraId="000004BD">
      <w:pPr>
        <w:pStyle w:val="Heading4"/>
        <w:pageBreakBefore w:val="0"/>
        <w:spacing w:before="0" w:line="360" w:lineRule="auto"/>
        <w:rPr/>
      </w:pPr>
      <w:bookmarkStart w:colFirst="0" w:colLast="0" w:name="_3oy7u29" w:id="127"/>
      <w:bookmarkEnd w:id="127"/>
      <w:r w:rsidDel="00000000" w:rsidR="00000000" w:rsidRPr="00000000">
        <w:rPr>
          <w:rtl w:val="0"/>
        </w:rPr>
      </w:r>
    </w:p>
    <w:p w:rsidR="00000000" w:rsidDel="00000000" w:rsidP="00000000" w:rsidRDefault="00000000" w:rsidRPr="00000000" w14:paraId="000004BE">
      <w:pPr>
        <w:pStyle w:val="Heading4"/>
        <w:pageBreakBefore w:val="0"/>
        <w:spacing w:before="0" w:line="360" w:lineRule="auto"/>
        <w:rPr/>
      </w:pPr>
      <w:bookmarkStart w:colFirst="0" w:colLast="0" w:name="_243i4a2" w:id="128"/>
      <w:bookmarkEnd w:id="128"/>
      <w:r w:rsidDel="00000000" w:rsidR="00000000" w:rsidRPr="00000000">
        <w:rPr>
          <w:rtl w:val="0"/>
        </w:rPr>
      </w:r>
    </w:p>
    <w:p w:rsidR="00000000" w:rsidDel="00000000" w:rsidP="00000000" w:rsidRDefault="00000000" w:rsidRPr="00000000" w14:paraId="000004BF">
      <w:pPr>
        <w:pageBreakBefore w:val="0"/>
        <w:spacing w:line="240" w:lineRule="auto"/>
        <w:rPr/>
      </w:pPr>
      <w:r w:rsidDel="00000000" w:rsidR="00000000" w:rsidRPr="00000000">
        <w:rPr>
          <w:rtl w:val="0"/>
        </w:rPr>
      </w:r>
    </w:p>
    <w:p w:rsidR="00000000" w:rsidDel="00000000" w:rsidP="00000000" w:rsidRDefault="00000000" w:rsidRPr="00000000" w14:paraId="000004C0">
      <w:pPr>
        <w:pageBreakBefore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C1">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1.png" id="10" name="image9.png"/>
            <a:graphic>
              <a:graphicData uri="http://schemas.openxmlformats.org/drawingml/2006/picture">
                <pic:pic>
                  <pic:nvPicPr>
                    <pic:cNvPr descr="desc-plot1.png" id="0" name="image9.png"/>
                    <pic:cNvPicPr preferRelativeResize="0"/>
                  </pic:nvPicPr>
                  <pic:blipFill>
                    <a:blip r:embed="rId15"/>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1. Descriptive Age, Period, And Cohort Trends For All Eight “core” SPPA Arts Participation Activities (Standardized To The Same Scale For Comparability), 1982-2012. </w:t>
      </w:r>
    </w:p>
    <w:p w:rsidR="00000000" w:rsidDel="00000000" w:rsidP="00000000" w:rsidRDefault="00000000" w:rsidRPr="00000000" w14:paraId="000004C2">
      <w:pPr>
        <w:pageBreakBefore w:val="0"/>
        <w:spacing w:before="0"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C3">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2.png" id="1" name="image3.png"/>
            <a:graphic>
              <a:graphicData uri="http://schemas.openxmlformats.org/drawingml/2006/picture">
                <pic:pic>
                  <pic:nvPicPr>
                    <pic:cNvPr descr="desc-plot2.png" id="0" name="image3.png"/>
                    <pic:cNvPicPr preferRelativeResize="0"/>
                  </pic:nvPicPr>
                  <pic:blipFill>
                    <a:blip r:embed="rId16"/>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2. Period-specific Cohort Trends In Arts Participation, Cumulative SPPA Data, 1982-2012.</w:t>
      </w:r>
    </w:p>
    <w:p w:rsidR="00000000" w:rsidDel="00000000" w:rsidP="00000000" w:rsidRDefault="00000000" w:rsidRPr="00000000" w14:paraId="000004C4">
      <w:pPr>
        <w:pageBreakBefore w:val="0"/>
        <w:spacing w:line="240" w:lineRule="auto"/>
        <w:ind w:firstLine="0"/>
        <w:rPr>
          <w:b w:val="1"/>
          <w:bCs w:val="1"/>
        </w:rPr>
      </w:pPr>
      <w:r w:rsidDel="00000000" w:rsidR="00000000" w:rsidRPr="00000000">
        <w:rPr>
          <w:rtl w:val="0"/>
        </w:rPr>
      </w:r>
    </w:p>
    <w:p w:rsidR="00000000" w:rsidDel="00000000" w:rsidP="00000000" w:rsidRDefault="00000000" w:rsidRPr="00000000" w14:paraId="000004C5">
      <w:pPr>
        <w:pageBreakBefore w:val="0"/>
        <w:spacing w:lin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6">
      <w:pPr>
        <w:pageBreakBefore w:val="0"/>
        <w:spacing w:line="240" w:lineRule="auto"/>
        <w:ind w:firstLine="0"/>
        <w:jc w:val="center"/>
        <w:rPr>
          <w:b w:val="1"/>
          <w:bCs w:val="1"/>
        </w:rPr>
      </w:pPr>
      <w:r w:rsidDel="00000000" w:rsidR="00000000" w:rsidRPr="00000000">
        <w:rPr>
          <w:b w:val="1"/>
          <w:bCs w:val="1"/>
        </w:rPr>
        <w:drawing>
          <wp:inline distB="114300" distT="114300" distL="114300" distR="114300">
            <wp:extent cx="5943600" cy="2286000"/>
            <wp:effectExtent b="0" l="0" r="0" t="0"/>
            <wp:docPr descr="gr1.png" id="2" name="image8.png"/>
            <a:graphic>
              <a:graphicData uri="http://schemas.openxmlformats.org/drawingml/2006/picture">
                <pic:pic>
                  <pic:nvPicPr>
                    <pic:cNvPr descr="gr1.png" id="0" name="image8.png"/>
                    <pic:cNvPicPr preferRelativeResize="0"/>
                  </pic:nvPicPr>
                  <pic:blipFill>
                    <a:blip r:embed="rId1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4C8">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2.png" id="12" name="image5.png"/>
            <a:graphic>
              <a:graphicData uri="http://schemas.openxmlformats.org/drawingml/2006/picture">
                <pic:pic>
                  <pic:nvPicPr>
                    <pic:cNvPr descr="gr2.png" id="0" name="image5.png"/>
                    <pic:cNvPicPr preferRelativeResize="0"/>
                  </pic:nvPicPr>
                  <pic:blipFill>
                    <a:blip r:embed="rId18"/>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4CA">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3.png" id="3" name="image2.png"/>
            <a:graphic>
              <a:graphicData uri="http://schemas.openxmlformats.org/drawingml/2006/picture">
                <pic:pic>
                  <pic:nvPicPr>
                    <pic:cNvPr descr="gr3.png" id="0" name="image2.png"/>
                    <pic:cNvPicPr preferRelativeResize="0"/>
                  </pic:nvPicPr>
                  <pic:blipFill>
                    <a:blip r:embed="rId1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ageBreakBefore w:val="0"/>
        <w:spacing w:line="240" w:lineRule="auto"/>
        <w:ind w:firstLine="0"/>
        <w:jc w:val="center"/>
        <w:rPr/>
      </w:pPr>
      <w:r w:rsidDel="00000000" w:rsidR="00000000" w:rsidRPr="00000000">
        <w:rPr>
          <w:rtl w:val="0"/>
        </w:rPr>
        <w:t xml:space="preserve">(c)</w:t>
      </w:r>
    </w:p>
    <w:p w:rsidR="00000000" w:rsidDel="00000000" w:rsidP="00000000" w:rsidRDefault="00000000" w:rsidRPr="00000000" w14:paraId="000004CC">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4CD">
      <w:pPr>
        <w:pageBreakBefore w:val="0"/>
        <w:spacing w:line="240" w:lineRule="auto"/>
        <w:ind w:firstLine="0"/>
        <w:rPr>
          <w:b w:val="1"/>
          <w:bCs w:val="1"/>
        </w:rPr>
      </w:pPr>
      <w:r w:rsidDel="00000000" w:rsidR="00000000" w:rsidRPr="00000000">
        <w:rPr>
          <w:b w:val="1"/>
          <w:bCs w:val="1"/>
          <w:rtl w:val="0"/>
        </w:rPr>
        <w:t xml:space="preserve">Figure 3. Random effect estimates of group level cohort effects using different window sizes to define cohort groups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CE">
      <w:pPr>
        <w:pageBreakBefore w:val="0"/>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F">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200400"/>
            <wp:effectExtent b="0" l="0" r="0" t="0"/>
            <wp:docPr descr="art-cohort-by-educ.png" id="5" name="image10.png"/>
            <a:graphic>
              <a:graphicData uri="http://schemas.openxmlformats.org/drawingml/2006/picture">
                <pic:pic>
                  <pic:nvPicPr>
                    <pic:cNvPr descr="art-cohort-by-educ.png" id="0" name="image10.png"/>
                    <pic:cNvPicPr preferRelativeResize="0"/>
                  </pic:nvPicPr>
                  <pic:blipFill>
                    <a:blip r:embed="rId2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4D1">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200400"/>
            <wp:effectExtent b="0" l="0" r="0" t="0"/>
            <wp:docPr descr="craft-cohort-by-educ.png" id="8" name="image11.png"/>
            <a:graphic>
              <a:graphicData uri="http://schemas.openxmlformats.org/drawingml/2006/picture">
                <pic:pic>
                  <pic:nvPicPr>
                    <pic:cNvPr descr="craft-cohort-by-educ.png" id="0" name="image11.png"/>
                    <pic:cNvPicPr preferRelativeResize="0"/>
                  </pic:nvPicPr>
                  <pic:blipFill>
                    <a:blip r:embed="rId2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4D3">
      <w:pPr>
        <w:pageBreakBefore w:val="0"/>
        <w:spacing w:line="240" w:lineRule="auto"/>
        <w:ind w:firstLine="0"/>
        <w:rPr>
          <w:b w:val="1"/>
          <w:bCs w:val="1"/>
        </w:rPr>
      </w:pPr>
      <w:r w:rsidDel="00000000" w:rsidR="00000000" w:rsidRPr="00000000">
        <w:rPr>
          <w:b w:val="1"/>
          <w:bCs w:val="1"/>
          <w:rtl w:val="0"/>
        </w:rPr>
        <w:t xml:space="preserve">Figure 4. Group-Specific Cohort Effect Estimates for Respondents with Some College Experience (or Higher) and Respondents with No College Education for Two SPPA Arts Participation Outcomes. </w:t>
      </w:r>
    </w:p>
    <w:p w:rsidR="00000000" w:rsidDel="00000000" w:rsidP="00000000" w:rsidRDefault="00000000" w:rsidRPr="00000000" w14:paraId="000004D4">
      <w:pPr>
        <w:pageBreakBefore w:val="0"/>
        <w:spacing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D5">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1_age.png" id="9" name="image4.png"/>
            <a:graphic>
              <a:graphicData uri="http://schemas.openxmlformats.org/drawingml/2006/picture">
                <pic:pic>
                  <pic:nvPicPr>
                    <pic:cNvPr descr="gr1_age.png" id="0" name="image4.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4D7">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2_age.png" id="11" name="image7.png"/>
            <a:graphic>
              <a:graphicData uri="http://schemas.openxmlformats.org/drawingml/2006/picture">
                <pic:pic>
                  <pic:nvPicPr>
                    <pic:cNvPr descr="gr2_age.png" id="0" name="image7.png"/>
                    <pic:cNvPicPr preferRelativeResize="0"/>
                  </pic:nvPicPr>
                  <pic:blipFill>
                    <a:blip r:embed="rId2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4D9">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3_age.png" id="6" name="image6.png"/>
            <a:graphic>
              <a:graphicData uri="http://schemas.openxmlformats.org/drawingml/2006/picture">
                <pic:pic>
                  <pic:nvPicPr>
                    <pic:cNvPr descr="gr3_age.png" id="0" name="image6.png"/>
                    <pic:cNvPicPr preferRelativeResize="0"/>
                  </pic:nvPicPr>
                  <pic:blipFill>
                    <a:blip r:embed="rId2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pageBreakBefore w:val="0"/>
        <w:spacing w:line="240" w:lineRule="auto"/>
        <w:ind w:firstLine="0"/>
        <w:jc w:val="center"/>
        <w:rPr/>
      </w:pPr>
      <w:r w:rsidDel="00000000" w:rsidR="00000000" w:rsidRPr="00000000">
        <w:rPr>
          <w:rtl w:val="0"/>
        </w:rPr>
        <w:t xml:space="preserve">(c)</w:t>
      </w:r>
    </w:p>
    <w:p w:rsidR="00000000" w:rsidDel="00000000" w:rsidP="00000000" w:rsidRDefault="00000000" w:rsidRPr="00000000" w14:paraId="000004DB">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4DC">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4DD">
      <w:pPr>
        <w:pageBreakBefore w:val="0"/>
        <w:spacing w:line="240" w:lineRule="auto"/>
        <w:ind w:firstLine="0"/>
        <w:rPr>
          <w:b w:val="1"/>
          <w:bCs w:val="1"/>
        </w:rPr>
      </w:pPr>
      <w:r w:rsidDel="00000000" w:rsidR="00000000" w:rsidRPr="00000000">
        <w:rPr>
          <w:b w:val="1"/>
          <w:bCs w:val="1"/>
          <w:rtl w:val="0"/>
        </w:rPr>
        <w:t xml:space="preserve">Figure 5. Random effect estimates of group level cohort effects using different specifications of the age effect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DE">
      <w:pPr>
        <w:pageBreakBefore w:val="0"/>
        <w:ind w:firstLine="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drawing>
          <wp:inline distB="114300" distT="114300" distL="114300" distR="114300">
            <wp:extent cx="5486400" cy="5486400"/>
            <wp:effectExtent b="0" l="0" r="0" t="0"/>
            <wp:docPr descr="exposure-by-cohort.png" id="4" name="image1.png"/>
            <a:graphic>
              <a:graphicData uri="http://schemas.openxmlformats.org/drawingml/2006/picture">
                <pic:pic>
                  <pic:nvPicPr>
                    <pic:cNvPr descr="exposure-by-cohort.png" id="0" name="image1.png"/>
                    <pic:cNvPicPr preferRelativeResize="0"/>
                  </pic:nvPicPr>
                  <pic:blipFill>
                    <a:blip r:embed="rId25"/>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ageBreakBefore w:val="0"/>
        <w:spacing w:line="240" w:lineRule="auto"/>
        <w:ind w:firstLine="0"/>
        <w:rPr>
          <w:rFonts w:ascii="Garamond" w:cs="Garamond" w:eastAsia="Garamond" w:hAnsi="Garamond"/>
          <w:color w:val="000000"/>
          <w:sz w:val="26"/>
          <w:szCs w:val="26"/>
        </w:rPr>
      </w:pPr>
      <w:r w:rsidDel="00000000" w:rsidR="00000000" w:rsidRPr="00000000">
        <w:rPr>
          <w:b w:val="1"/>
          <w:bCs w:val="1"/>
          <w:rtl w:val="0"/>
        </w:rPr>
        <w:t xml:space="preserve">Figure 6.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r w:rsidDel="00000000" w:rsidR="00000000" w:rsidRPr="00000000">
        <w:rPr>
          <w:rtl w:val="0"/>
        </w:rPr>
      </w:r>
    </w:p>
    <w:p w:rsidR="00000000" w:rsidDel="00000000" w:rsidP="00000000" w:rsidRDefault="00000000" w:rsidRPr="00000000" w14:paraId="000004E4">
      <w:pPr>
        <w:pStyle w:val="Heading6"/>
        <w:keepNext w:val="0"/>
        <w:keepLines w:val="0"/>
        <w:pageBreakBefore w:val="0"/>
        <w:spacing w:after="0" w:lineRule="auto"/>
        <w:jc w:val="both"/>
        <w:rPr>
          <w:rFonts w:ascii="Garamond" w:cs="Garamond" w:eastAsia="Garamond" w:hAnsi="Garamond"/>
          <w:b w:val="1"/>
          <w:bCs w:val="1"/>
          <w:color w:val="000000"/>
          <w:sz w:val="26"/>
          <w:szCs w:val="26"/>
        </w:rPr>
      </w:pPr>
      <w:bookmarkStart w:colFirst="0" w:colLast="0" w:name="_4iylrwe" w:id="129"/>
      <w:bookmarkEnd w:id="129"/>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Garamond" w:cs="Garamond" w:eastAsia="Garamond" w:hAnsi="Garamond"/>
          <w:b w:val="0"/>
          <w:bCs w:val="0"/>
          <w:i w:val="0"/>
          <w:iCs w:val="0"/>
          <w:smallCaps w:val="0"/>
          <w:strike w:val="0"/>
          <w:color w:val="632423"/>
          <w:sz w:val="44"/>
          <w:szCs w:val="44"/>
          <w:u w:val="none"/>
          <w:shd w:fill="auto" w:val="clear"/>
          <w:vertAlign w:val="baseline"/>
        </w:rPr>
      </w:pPr>
      <w:bookmarkStart w:colFirst="0" w:colLast="0" w:name="_j8sehv" w:id="130"/>
      <w:bookmarkEnd w:id="130"/>
      <w:r w:rsidDel="00000000" w:rsidR="00000000" w:rsidRPr="00000000">
        <w:rPr>
          <w:rtl w:val="0"/>
        </w:rPr>
      </w:r>
    </w:p>
    <w:sectPr>
      <w:headerReference r:id="rId26" w:type="default"/>
      <w:footerReference r:id="rId27"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C. Lena" w:id="1" w:date="2018-05-23T13:53:58Z">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strengthen this transition.</w:t>
      </w:r>
    </w:p>
  </w:comment>
  <w:comment w:author="Jennifer C. Lena" w:id="2" w:date="2018-05-23T13:56:27Z">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add this to the introduction--might strengthen "need for investigation" claim.</w:t>
      </w:r>
    </w:p>
  </w:comment>
  <w:comment w:author="Omar Lizardo" w:id="0" w:date="2018-06-17T17:09:47Z">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w:t>
      </w:r>
    </w:p>
  </w:comment>
  <w:comment w:author="Omar Lizardo" w:id="5" w:date="2018-06-17T17:17:52Z">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w:t>
      </w:r>
    </w:p>
  </w:comment>
  <w:comment w:author="Omar Lizardo" w:id="4" w:date="2018-06-17T17:18:02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w:t>
      </w:r>
    </w:p>
  </w:comment>
  <w:comment w:author="Omar Lizardo" w:id="3" w:date="2018-06-17T17:18:10Z">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720" w:before="60" w:line="360" w:lineRule="auto"/>
      <w:ind w:left="0" w:right="0" w:firstLine="720"/>
      <w:jc w:val="right"/>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E7">
      <w:pPr>
        <w:pStyle w:val="Heading4"/>
        <w:pageBreakBefore w:val="0"/>
        <w:rPr>
          <w:sz w:val="20"/>
          <w:szCs w:val="20"/>
        </w:rPr>
      </w:pPr>
      <w:bookmarkStart w:colFirst="0" w:colLast="0" w:name="_338fx5o" w:id="131"/>
      <w:bookmarkEnd w:id="131"/>
      <w:r w:rsidDel="00000000" w:rsidR="00000000" w:rsidRPr="00000000">
        <w:rPr>
          <w:rStyle w:val="FootnoteReference"/>
          <w:vertAlign w:val="superscript"/>
        </w:rPr>
        <w:footnoteRef/>
      </w:r>
      <w:r w:rsidDel="00000000" w:rsidR="00000000" w:rsidRPr="00000000">
        <w:rPr>
          <w:sz w:val="20"/>
          <w:szCs w:val="20"/>
          <w:rtl w:val="0"/>
        </w:rPr>
        <w:t xml:space="preserve"> There are almost as many measures of omnivorousness as there are papers on the topic. Peterson and Simkus (1992) conceptualized it as a bundle of highbrow and non-highbrow tastes. Later papers </w:t>
      </w:r>
      <w:r w:rsidDel="00000000" w:rsidR="00000000" w:rsidRPr="00000000">
        <w:rPr>
          <w:rtl w:val="0"/>
        </w:rPr>
        <w:t xml:space="preserve">treated omnivorousness as a continuous variable in regression analyses (Rossman and Peterson 2015; for a review, see Peterson 2005). Still others subjected reports of attendance at cultural events to Multiple Correspondence Analysis, producing continuous dimensions that allow researchers to identify the most central and distal tastes (Lopez-Sintas and Katz-Gerro 2005). Later works also distinguished omnivorousness, or breadth of taste, from frequency of engagement, or “voraciousness” (Katz-Gerro and Sullivan 2005). Many papers focused on music, but not all. Some focused on elites, but not all. There is no single measure of omnivorousness, and no consensus on how the concept should be stabilized.</w:t>
      </w:r>
      <w:r w:rsidDel="00000000" w:rsidR="00000000" w:rsidRPr="00000000">
        <w:rPr>
          <w:rtl w:val="0"/>
        </w:rPr>
      </w:r>
    </w:p>
  </w:footnote>
  <w:footnote w:id="5">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July, 1935. </w:t>
      </w:r>
    </w:p>
  </w:footnote>
  <w:footnote w:id="6">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7">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p>
  </w:footnote>
  <w:footnote w:id="8">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10">
    <w:p w:rsidR="00000000" w:rsidDel="00000000" w:rsidP="00000000" w:rsidRDefault="00000000" w:rsidRPr="00000000" w14:paraId="000004EC">
      <w:pPr>
        <w:pStyle w:val="Heading4"/>
        <w:pageBreakBefore w:val="0"/>
        <w:spacing w:before="0" w:lineRule="auto"/>
        <w:ind w:firstLine="720"/>
        <w:rPr>
          <w:sz w:val="20"/>
          <w:szCs w:val="20"/>
        </w:rPr>
      </w:pPr>
      <w:bookmarkStart w:colFirst="0" w:colLast="0" w:name="_wnyagw" w:id="132"/>
      <w:bookmarkEnd w:id="132"/>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While we observe strong generational effects for Whites when it comes to attendance at Classical Music (symphony) and Jazz Concerts, the generational effect for Blacks is much stronger for Jazz concerts and it begins much earlier than for Whites.</w:t>
      </w:r>
    </w:p>
  </w:footnote>
  <w:footnote w:id="11">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Individual grants or awards are still given in the following forms: National Heritage Fellowships (to folk and traditional artists), Creative Writing Fellowships, Translation Projects, Jazz Masters (lifetime achievement awards), and the National Medal of Arts.</w:t>
      </w:r>
    </w:p>
  </w:footnote>
  <w:footnote w:id="12">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 other analyses (available upon request) we have examined variation of generational and period effects on the SPPA core participation items by gender, and race by fitting group specific HAPC models to the data.</w:t>
      </w:r>
    </w:p>
  </w:footnote>
  <w:footnote w:id="1">
    <w:p w:rsidR="00000000" w:rsidDel="00000000" w:rsidP="00000000" w:rsidRDefault="00000000" w:rsidRPr="00000000" w14:paraId="000004F1">
      <w:pPr>
        <w:pStyle w:val="Heading4"/>
        <w:pageBreakBefore w:val="0"/>
        <w:spacing w:before="0" w:lineRule="auto"/>
        <w:ind w:firstLine="720"/>
        <w:rPr/>
      </w:pPr>
      <w:bookmarkStart w:colFirst="0" w:colLast="0" w:name="_wekpoheut3gn" w:id="133"/>
      <w:bookmarkEnd w:id="133"/>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22222"/>
          <w:sz w:val="20"/>
          <w:szCs w:val="20"/>
          <w:rtl w:val="0"/>
        </w:rPr>
        <w:t xml:space="preserve">National Endowment for the Arts. Survey of Public Participation in the Arts 1982-2012 Combined File [United States]. ICPSR35596-v1. Ann Arbor, MI: Inter-university Consortium for Political and Social Research [distributor], 2014-12-22. </w:t>
      </w:r>
      <w:hyperlink r:id="rId1">
        <w:r w:rsidDel="00000000" w:rsidR="00000000" w:rsidRPr="00000000">
          <w:rPr>
            <w:color w:val="1155cc"/>
            <w:sz w:val="20"/>
            <w:szCs w:val="20"/>
            <w:u w:val="single"/>
            <w:rtl w:val="0"/>
          </w:rPr>
          <w:t xml:space="preserve">http://doi.org/10.3886/ICPSR35596.v1</w:t>
        </w:r>
      </w:hyperlink>
      <w:r w:rsidDel="00000000" w:rsidR="00000000" w:rsidRPr="00000000">
        <w:rPr>
          <w:sz w:val="20"/>
          <w:szCs w:val="20"/>
          <w:rtl w:val="0"/>
        </w:rPr>
        <w:t xml:space="preserve"> (Last accessed 5/25/15). </w:t>
      </w:r>
      <w:r w:rsidDel="00000000" w:rsidR="00000000" w:rsidRPr="00000000">
        <w:rPr>
          <w:rtl w:val="0"/>
        </w:rPr>
      </w:r>
    </w:p>
  </w:footnote>
  <w:footnote w:id="2">
    <w:p w:rsidR="00000000" w:rsidDel="00000000" w:rsidP="00000000" w:rsidRDefault="00000000" w:rsidRPr="00000000" w14:paraId="000004F2">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 </w:t>
      </w:r>
      <w:r w:rsidDel="00000000" w:rsidR="00000000" w:rsidRPr="00000000">
        <w:rPr>
          <w:rtl w:val="0"/>
        </w:rPr>
      </w:r>
    </w:p>
  </w:footnote>
  <w:footnote w:id="3">
    <w:p w:rsidR="00000000" w:rsidDel="00000000" w:rsidP="00000000" w:rsidRDefault="00000000" w:rsidRPr="00000000" w14:paraId="000004F3">
      <w:pPr>
        <w:pStyle w:val="Heading4"/>
        <w:pageBreakBefore w:val="0"/>
        <w:spacing w:before="0" w:lineRule="auto"/>
        <w:ind w:firstLine="720"/>
        <w:rPr/>
      </w:pPr>
      <w:bookmarkStart w:colFirst="0" w:colLast="0" w:name="_1idq7dh" w:id="134"/>
      <w:bookmarkEnd w:id="134"/>
      <w:r w:rsidDel="00000000" w:rsidR="00000000" w:rsidRPr="00000000">
        <w:rPr>
          <w:rStyle w:val="FootnoteReference"/>
          <w:vertAlign w:val="superscript"/>
        </w:rPr>
        <w:footnoteRef/>
      </w:r>
      <w:r w:rsidDel="00000000" w:rsidR="00000000" w:rsidRPr="00000000">
        <w:rPr>
          <w:sz w:val="20"/>
          <w:szCs w:val="20"/>
          <w:rtl w:val="0"/>
        </w:rPr>
        <w:t xml:space="preserve"> We estimate the HAPC models via maximum likelihood using the routine for mixed effects logit regression modelling (</w:t>
      </w:r>
      <w:r w:rsidDel="00000000" w:rsidR="00000000" w:rsidRPr="00000000">
        <w:rPr>
          <w:rFonts w:ascii="Courier New" w:cs="Courier New" w:eastAsia="Courier New" w:hAnsi="Courier New"/>
          <w:sz w:val="16"/>
          <w:szCs w:val="16"/>
          <w:rtl w:val="0"/>
        </w:rPr>
        <w:t xml:space="preserve">melogit</w:t>
      </w:r>
      <w:r w:rsidDel="00000000" w:rsidR="00000000" w:rsidRPr="00000000">
        <w:rPr>
          <w:sz w:val="20"/>
          <w:szCs w:val="20"/>
          <w:rtl w:val="0"/>
        </w:rPr>
        <w:t xml:space="preserve">) included in Stata 14.2.</w:t>
      </w:r>
      <w:r w:rsidDel="00000000" w:rsidR="00000000" w:rsidRPr="00000000">
        <w:rPr>
          <w:rtl w:val="0"/>
        </w:rPr>
      </w:r>
    </w:p>
  </w:footnote>
  <w:footnote w:id="4">
    <w:p w:rsidR="00000000" w:rsidDel="00000000" w:rsidP="00000000" w:rsidRDefault="00000000" w:rsidRPr="00000000" w14:paraId="000004F4">
      <w:pPr>
        <w:pStyle w:val="Heading4"/>
        <w:pageBreakBefore w:val="0"/>
        <w:spacing w:before="0" w:lineRule="auto"/>
        <w:ind w:firstLine="720"/>
        <w:rPr/>
      </w:pPr>
      <w:bookmarkStart w:colFirst="0" w:colLast="0" w:name="_krz14bkwdhup" w:id="135"/>
      <w:bookmarkEnd w:id="135"/>
      <w:r w:rsidDel="00000000" w:rsidR="00000000" w:rsidRPr="00000000">
        <w:rPr>
          <w:rStyle w:val="FootnoteReference"/>
          <w:vertAlign w:val="superscript"/>
        </w:rPr>
        <w:footnoteRef/>
      </w:r>
      <w:r w:rsidDel="00000000" w:rsidR="00000000" w:rsidRPr="00000000">
        <w:rPr>
          <w:sz w:val="20"/>
          <w:szCs w:val="20"/>
          <w:rtl w:val="0"/>
        </w:rPr>
        <w:t xml:space="preserve"> For a more elaborate outline of the analytical advantages of this mixed methods approach see Spillman (2014); for an application to the study of taste see Fishman and Lizardo (2013). </w:t>
      </w:r>
      <w:r w:rsidDel="00000000" w:rsidR="00000000" w:rsidRPr="00000000">
        <w:rPr>
          <w:rtl w:val="0"/>
        </w:rPr>
      </w:r>
    </w:p>
  </w:footnote>
  <w:footnote w:id="9">
    <w:p w:rsidR="00000000" w:rsidDel="00000000" w:rsidP="00000000" w:rsidRDefault="00000000" w:rsidRPr="00000000" w14:paraId="000004F5">
      <w:pPr>
        <w:pStyle w:val="Heading4"/>
        <w:pageBreakBefore w:val="0"/>
        <w:spacing w:before="0" w:lineRule="auto"/>
        <w:ind w:firstLine="720"/>
        <w:rPr/>
      </w:pPr>
      <w:bookmarkStart w:colFirst="0" w:colLast="0" w:name="_2hio093" w:id="136"/>
      <w:bookmarkEnd w:id="136"/>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We observe strong positive cohort effects for Whites born between 1930 and 1950  when it comes to attendance at Classical music concerts (symphony) but almost no discernible cohort effect for Blacks when it comes to this form of cultural participation.  When it comes to attendance at Jazz concerts, but Blacks and Whites born during the post-progressive era exhibit strong cohort effects, extending to persons born in the 1960s. </w:t>
      </w:r>
      <w:r w:rsidDel="00000000" w:rsidR="00000000" w:rsidRPr="00000000">
        <w:rPr>
          <w:rtl w:val="0"/>
        </w:rPr>
      </w:r>
    </w:p>
  </w:footnote>
  <w:footnote w:id="13">
    <w:p w:rsidR="00000000" w:rsidDel="00000000" w:rsidP="00000000" w:rsidRDefault="00000000" w:rsidRPr="00000000" w14:paraId="000004F6">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Data files were obtained from the National Archive of Data on Arts &amp; Culture (NADAC) hosted by ICPSR at: </w:t>
      </w:r>
      <w:hyperlink r:id="rId2">
        <w:r w:rsidDel="00000000" w:rsidR="00000000" w:rsidRPr="00000000">
          <w:rPr>
            <w:color w:val="1155cc"/>
            <w:sz w:val="20"/>
            <w:szCs w:val="20"/>
            <w:u w:val="single"/>
            <w:rtl w:val="0"/>
          </w:rPr>
          <w:t xml:space="preserve">http://www.icpsr.umich.edu/icpsrweb/NADAC/</w:t>
        </w:r>
      </w:hyperlink>
      <w:r w:rsidDel="00000000" w:rsidR="00000000" w:rsidRPr="00000000">
        <w:rPr>
          <w:sz w:val="20"/>
          <w:szCs w:val="20"/>
          <w:rtl w:val="0"/>
        </w:rPr>
        <w:t xml:space="preserve">. </w:t>
      </w:r>
      <w:r w:rsidDel="00000000" w:rsidR="00000000" w:rsidRPr="00000000">
        <w:rPr>
          <w:rtl w:val="0"/>
        </w:rPr>
      </w:r>
    </w:p>
  </w:footnote>
  <w:footnote w:id="14">
    <w:p w:rsidR="00000000" w:rsidDel="00000000" w:rsidP="00000000" w:rsidRDefault="00000000" w:rsidRPr="00000000" w14:paraId="000004F7">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Exact response rates for the 1973 survey are not available; for more technical details on the American and the Arts survey series, see:   </w:t>
      </w:r>
      <w:r w:rsidDel="00000000" w:rsidR="00000000" w:rsidRPr="00000000">
        <w:rPr>
          <w:rtl w:val="0"/>
        </w:rPr>
      </w:r>
    </w:p>
    <w:p w:rsidR="00000000" w:rsidDel="00000000" w:rsidP="00000000" w:rsidRDefault="00000000" w:rsidRPr="00000000" w14:paraId="000004F8">
      <w:pPr>
        <w:pageBreakBefore w:val="0"/>
        <w:spacing w:line="240" w:lineRule="auto"/>
        <w:rPr/>
      </w:pPr>
      <w:hyperlink r:id="rId3">
        <w:r w:rsidDel="00000000" w:rsidR="00000000" w:rsidRPr="00000000">
          <w:rPr>
            <w:color w:val="1155cc"/>
            <w:sz w:val="20"/>
            <w:szCs w:val="20"/>
            <w:u w:val="single"/>
            <w:rtl w:val="0"/>
          </w:rPr>
          <w:t xml:space="preserve">http://www.icpsr.umich.edu/icpsrweb/NADAC/studies/35575?archive=NADAC&amp;q=american+and+the+arts#method</w:t>
        </w:r>
      </w:hyperlink>
      <w:r w:rsidDel="00000000" w:rsidR="00000000" w:rsidRPr="00000000">
        <w:rPr>
          <w:rtl w:val="0"/>
        </w:rPr>
      </w:r>
    </w:p>
  </w:footnote>
  <w:footnote w:id="15">
    <w:p w:rsidR="00000000" w:rsidDel="00000000" w:rsidP="00000000" w:rsidRDefault="00000000" w:rsidRPr="00000000" w14:paraId="000004F9">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r w:rsidDel="00000000" w:rsidR="00000000" w:rsidRPr="00000000">
        <w:rPr>
          <w:rtl w:val="0"/>
        </w:rPr>
      </w:r>
    </w:p>
    <w:p w:rsidR="00000000" w:rsidDel="00000000" w:rsidP="00000000" w:rsidRDefault="00000000" w:rsidRPr="00000000" w14:paraId="000004FA">
      <w:pPr>
        <w:pageBreakBefore w:val="0"/>
        <w:spacing w:line="240" w:lineRule="auto"/>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US"/>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360" w:lineRule="auto"/>
      <w:ind w:left="0" w:right="0" w:firstLine="0"/>
      <w:jc w:val="left"/>
    </w:pPr>
    <w:rPr>
      <w:rFonts w:ascii="Garamond" w:cs="Garamond" w:eastAsia="Garamond" w:hAnsi="Garamond"/>
      <w:b w:val="0"/>
      <w:bCs w:val="0"/>
      <w:i w:val="0"/>
      <w:iCs w:val="0"/>
      <w:smallCaps w:val="0"/>
      <w:strike w:val="0"/>
      <w:color w:val="632423"/>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Garamond" w:cs="Garamond" w:eastAsia="Garamond" w:hAnsi="Garamond"/>
      <w:b w:val="0"/>
      <w:bCs w:val="0"/>
      <w:i w:val="0"/>
      <w:iCs w:val="0"/>
      <w:smallCaps w:val="0"/>
      <w:strike w:val="0"/>
      <w:color w:val="632423"/>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300" w:line="360" w:lineRule="auto"/>
      <w:ind w:left="0" w:right="0" w:firstLine="0"/>
      <w:jc w:val="left"/>
    </w:pPr>
    <w:rPr>
      <w:rFonts w:ascii="Garamond" w:cs="Garamond" w:eastAsia="Garamond" w:hAnsi="Garamond"/>
      <w:b w:val="0"/>
      <w:bCs w:val="0"/>
      <w:i w:val="1"/>
      <w:iCs w:val="1"/>
      <w:smallCaps w:val="0"/>
      <w:strike w:val="0"/>
      <w:color w:val="622423"/>
      <w:sz w:val="26"/>
      <w:szCs w:val="26"/>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pPr>
    <w:rPr>
      <w:rFonts w:ascii="Garamond" w:cs="Garamond" w:eastAsia="Garamond" w:hAnsi="Garamond"/>
      <w:b w:val="0"/>
      <w:bCs w:val="0"/>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500" w:line="240" w:lineRule="auto"/>
      <w:ind w:left="0" w:right="0" w:firstLine="0"/>
      <w:jc w:val="center"/>
    </w:pPr>
    <w:rPr>
      <w:rFonts w:ascii="Garamond" w:cs="Garamond" w:eastAsia="Garamond" w:hAnsi="Garamond"/>
      <w:b w:val="0"/>
      <w:bCs w:val="0"/>
      <w:i w:val="0"/>
      <w:iCs w:val="0"/>
      <w:smallCaps w:val="0"/>
      <w:strike w:val="0"/>
      <w:color w:val="632423"/>
      <w:sz w:val="44"/>
      <w:szCs w:val="44"/>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pPr>
    <w:rPr>
      <w:rFonts w:ascii="Garamond" w:cs="Garamond" w:eastAsia="Garamond" w:hAnsi="Garamond"/>
      <w:b w:val="1"/>
      <w:bCs w:val="1"/>
      <w:i w:val="0"/>
      <w:iCs w:val="0"/>
      <w:smallCaps w:val="0"/>
      <w:strike w:val="0"/>
      <w:color w:val="000000"/>
      <w:sz w:val="28"/>
      <w:szCs w:val="28"/>
      <w:u w:val="none"/>
      <w:shd w:fill="auto" w:val="clear"/>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image" Target="media/image11.png"/><Relationship Id="rId24" Type="http://schemas.openxmlformats.org/officeDocument/2006/relationships/image" Target="media/image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olizardo@nd.edu" TargetMode="External"/><Relationship Id="rId26" Type="http://schemas.openxmlformats.org/officeDocument/2006/relationships/header" Target="header1.xml"/><Relationship Id="rId25" Type="http://schemas.openxmlformats.org/officeDocument/2006/relationships/image" Target="media/image1.png"/><Relationship Id="rId27"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mailto:jcl42@columbia.edu" TargetMode="External"/><Relationship Id="rId11" Type="http://schemas.openxmlformats.org/officeDocument/2006/relationships/hyperlink" Target="https://www.codecogs.com/eqnedit.php?latex=P(Y_%7Bijkl%7D)%20%3D%20%5Cgamma_0%20%2B%20%5Cbeta_1Age%20%2B%20%5Cbeta_2Age%5E2%20%2B%20%5Cbeta_3Age%5E3%20%2B%20%5Cbeta_4Woman%20%2B%20%5Cbeta_5College%20%2B%20%5Cbeta_6White%20%2B%20%5Cbeta_7Black%20%2B%20%5Csum_%7Bk%20%3D%202%7D%5E6%5Ctheta_k%20%2B%20v_0j%20%2B%20%5Cepsilon_%7Bijkl%7D" TargetMode="External"/><Relationship Id="rId10" Type="http://schemas.openxmlformats.org/officeDocument/2006/relationships/hyperlink" Target="http://www.nea.gov" TargetMode="External"/><Relationship Id="rId13" Type="http://schemas.openxmlformats.org/officeDocument/2006/relationships/hyperlink" Target="http://www.festival.si.edu/about-us/mission-and-history/smithsonian" TargetMode="External"/><Relationship Id="rId12"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hyperlink" Target="http://doi.org/10.3886/ICPSR35575.v1" TargetMode="External"/><Relationship Id="rId17" Type="http://schemas.openxmlformats.org/officeDocument/2006/relationships/image" Target="media/image8.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Lato-boldItalic.ttf"/><Relationship Id="rId10" Type="http://schemas.openxmlformats.org/officeDocument/2006/relationships/font" Target="fonts/Lato-italic.ttf"/><Relationship Id="rId9" Type="http://schemas.openxmlformats.org/officeDocument/2006/relationships/font" Target="fonts/Lato-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Lato-regular.ttf"/></Relationships>
</file>

<file path=word/_rels/footnotes.xml.rels><?xml version="1.0" encoding="UTF-8" standalone="yes"?><Relationships xmlns="http://schemas.openxmlformats.org/package/2006/relationships"><Relationship Id="rId1" Type="http://schemas.openxmlformats.org/officeDocument/2006/relationships/hyperlink" Target="http://doi.org/10.3886/ICPSR35596.v1" TargetMode="External"/><Relationship Id="rId2" Type="http://schemas.openxmlformats.org/officeDocument/2006/relationships/hyperlink" Target="http://www.icpsr.umich.edu/icpsrweb/NADAC/" TargetMode="External"/><Relationship Id="rId3" Type="http://schemas.openxmlformats.org/officeDocument/2006/relationships/hyperlink" Target="http://www.icpsr.umich.edu/icpsrweb/NADAC/studies/35575?archive=NADAC&amp;q=american+and+the+arts#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