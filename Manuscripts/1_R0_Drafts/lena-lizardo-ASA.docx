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pPr>
      <w:bookmarkStart w:colFirst="0" w:colLast="0" w:name="_vuhksz38hqao" w:id="0"/>
      <w:bookmarkEnd w:id="0"/>
      <w:r w:rsidDel="00000000" w:rsidR="00000000" w:rsidRPr="00000000">
        <w:rPr>
          <w:rtl w:val="0"/>
        </w:rPr>
        <w:t xml:space="preserve">Institutional Entrepreneurship, Artistic Valorization, and the Generation of Cultural Taste: The Case of the W.P.A. and the Folk Festival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u4zvic7ecw3y" w:id="1"/>
      <w:bookmarkEnd w:id="1"/>
      <w:r w:rsidDel="00000000" w:rsidR="00000000" w:rsidRPr="00000000">
        <w:rPr>
          <w:rtl w:val="0"/>
        </w:rPr>
        <w:tab/>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33cjpwxo18gf" w:id="2"/>
      <w:bookmarkEnd w:id="2"/>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Jennifer C. Lena</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Teachers College, Columbia University</w:t>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r>
    </w:p>
    <w:p w:rsidR="00000000" w:rsidDel="00000000" w:rsidP="00000000" w:rsidRDefault="00000000" w:rsidRPr="00000000" w14:paraId="00000008">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Omar Lizardo</w:t>
      </w:r>
    </w:p>
    <w:p w:rsidR="00000000" w:rsidDel="00000000" w:rsidP="00000000" w:rsidRDefault="00000000" w:rsidRPr="00000000" w14:paraId="00000009">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University of Notre Dame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Draft: Please do not reproduce, distribute or cite without permission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Word Count: </w:t>
      </w:r>
      <w:r w:rsidDel="00000000" w:rsidR="00000000" w:rsidRPr="00000000">
        <w:rPr>
          <w:rtl w:val="0"/>
        </w:rPr>
        <w:t xml:space="preserve">10,605</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Last Revised: 1/8/2015</w:t>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Abstract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Foundational work in the sociology of culture was concerned with linking the institutional dynamics of cultural production with the creation of consuming publics for cultural goods. More recent research, however, has treated production and consumption dynamics in relative isolation from one another. In this paper, we take the case </w:t>
      </w:r>
      <w:r w:rsidDel="00000000" w:rsidR="00000000" w:rsidRPr="00000000">
        <w:rPr>
          <w:rtl w:val="0"/>
        </w:rPr>
        <w:t xml:space="preserve">of the WPA and the consequent redefinition </w:t>
      </w:r>
      <w:r w:rsidDel="00000000" w:rsidR="00000000" w:rsidRPr="00000000">
        <w:rPr>
          <w:rtl w:val="0"/>
        </w:rPr>
        <w:t xml:space="preserve">of American folk art as</w:t>
      </w:r>
      <w:r w:rsidDel="00000000" w:rsidR="00000000" w:rsidRPr="00000000">
        <w:rPr>
          <w:rtl w:val="0"/>
        </w:rPr>
        <w:t xml:space="preserve"> a site </w:t>
      </w:r>
      <w:r w:rsidDel="00000000" w:rsidR="00000000" w:rsidRPr="00000000">
        <w:rPr>
          <w:rtl w:val="0"/>
        </w:rPr>
        <w:t xml:space="preserve">for investigating the link between institutional work and the creation of culture consuming publics. We use hierarchical age-period-cohort models (HAPC) on repeated cross-sections of the Survey for Public Participation in the arts covering 30 years (SPPA 1982-2012) to show the existence of a distinct “generation” of art consuming publics attuned to the category of “art festivals” and “craft fairs” peaking among those who came of age during the immediate post-progressive era period (1930 -1955). We shed light on the macro-level mechanisms that underlie this pattern via a</w:t>
      </w:r>
      <w:r w:rsidDel="00000000" w:rsidR="00000000" w:rsidRPr="00000000">
        <w:rPr>
          <w:rtl w:val="0"/>
        </w:rPr>
        <w:t xml:space="preserve">n</w:t>
      </w:r>
      <w:r w:rsidDel="00000000" w:rsidR="00000000" w:rsidRPr="00000000">
        <w:rPr>
          <w:rtl w:val="0"/>
        </w:rPr>
        <w:t xml:space="preserve"> historical analysis documenting how cultural capitalists in New Deal arts agencies engaged in institutional entrepreneurship around the artistic valorization of “folk art.”  In revealing the process by which folk became art, we are able to illuminate some of the organizational and institutional transformations that contributed to the rise of </w:t>
      </w:r>
      <w:r w:rsidDel="00000000" w:rsidR="00000000" w:rsidRPr="00000000">
        <w:rPr>
          <w:rtl w:val="0"/>
        </w:rPr>
        <w:t xml:space="preserve">(one generation of) the contemporary American art </w:t>
      </w:r>
      <w:r w:rsidDel="00000000" w:rsidR="00000000" w:rsidRPr="00000000">
        <w:rPr>
          <w:rtl w:val="0"/>
        </w:rPr>
        <w:t xml:space="preserve">consumer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d1ye2j98vry" w:id="4"/>
      <w:bookmarkEnd w:id="4"/>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89eplo1c4nu" w:id="5"/>
      <w:bookmarkEnd w:id="5"/>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9jord8ckic5" w:id="6"/>
      <w:bookmarkEnd w:id="6"/>
      <w:r w:rsidDel="00000000" w:rsidR="00000000" w:rsidRPr="00000000">
        <w:rPr>
          <w:rtl w:val="0"/>
        </w:rPr>
        <w:t xml:space="preserve">1.</w:t>
      </w:r>
      <w:r w:rsidDel="00000000" w:rsidR="00000000" w:rsidRPr="00000000">
        <w:rPr>
          <w:rtl w:val="0"/>
        </w:rPr>
        <w:t xml:space="preserve">0</w:t>
      </w:r>
      <w:r w:rsidDel="00000000" w:rsidR="00000000" w:rsidRPr="00000000">
        <w:rPr>
          <w:rtl w:val="0"/>
        </w:rPr>
        <w:t xml:space="preserve"> Introduction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premise of classic work linking the production and consumption of culture is that historical changes in the institutional organization of artistic production, dissemination, and classification are linked to the generation of </w:t>
      </w:r>
      <w:r w:rsidDel="00000000" w:rsidR="00000000" w:rsidRPr="00000000">
        <w:rPr>
          <w:rtl w:val="0"/>
        </w:rPr>
        <w:t xml:space="preserve">distinct </w:t>
      </w:r>
      <w:r w:rsidDel="00000000" w:rsidR="00000000" w:rsidRPr="00000000">
        <w:rPr>
          <w:rtl w:val="0"/>
        </w:rPr>
        <w:t xml:space="preserve">culture consuming publics (Bourdieu 1993; DiMaggio 1982; Weber 1977). In spite of this </w:t>
      </w:r>
      <w:r w:rsidDel="00000000" w:rsidR="00000000" w:rsidRPr="00000000">
        <w:rPr>
          <w:rtl w:val="0"/>
        </w:rPr>
        <w:t xml:space="preserve">foundational </w:t>
      </w:r>
      <w:r w:rsidDel="00000000" w:rsidR="00000000" w:rsidRPr="00000000">
        <w:rPr>
          <w:rtl w:val="0"/>
        </w:rPr>
        <w:t xml:space="preserve">emphasis on linkage </w:t>
      </w:r>
      <w:r w:rsidDel="00000000" w:rsidR="00000000" w:rsidRPr="00000000">
        <w:rPr>
          <w:rtl w:val="0"/>
        </w:rPr>
        <w:t xml:space="preserve">between </w:t>
      </w:r>
      <w:r w:rsidDel="00000000" w:rsidR="00000000" w:rsidRPr="00000000">
        <w:rPr>
          <w:rtl w:val="0"/>
        </w:rPr>
        <w:t xml:space="preserve">domains, recent work has been characterized by an increasing </w:t>
      </w:r>
      <w:r w:rsidDel="00000000" w:rsidR="00000000" w:rsidRPr="00000000">
        <w:rPr>
          <w:rtl w:val="0"/>
        </w:rPr>
        <w:t xml:space="preserve">segregation</w:t>
      </w:r>
      <w:r w:rsidDel="00000000" w:rsidR="00000000" w:rsidRPr="00000000">
        <w:rPr>
          <w:rtl w:val="0"/>
        </w:rPr>
        <w:t xml:space="preserve"> of research on the production of culture, separate from its consumption (and the reverse). On the production side, we have sophisticated studies of the emergence, consolidation, and transformation of systems of cultural production and associated cultural classification systems for cultural goods (Baumann 2001; Allen and Lincoln 2004; Ferguson 1998; Johnston and Baumann 2007; Lena 2012; Lopes 2002; Rossman 2012). On the consumption side, increasing attention has been brought to </w:t>
      </w:r>
      <w:r w:rsidDel="00000000" w:rsidR="00000000" w:rsidRPr="00000000">
        <w:rPr>
          <w:rtl w:val="0"/>
        </w:rPr>
        <w:t xml:space="preserve">transformation of elite consumption patterns around the notion of </w:t>
      </w:r>
      <w:r w:rsidDel="00000000" w:rsidR="00000000" w:rsidRPr="00000000">
        <w:rPr>
          <w:rtl w:val="0"/>
        </w:rPr>
        <w:t xml:space="preserve">“</w:t>
      </w:r>
      <w:r w:rsidDel="00000000" w:rsidR="00000000" w:rsidRPr="00000000">
        <w:rPr>
          <w:rtl w:val="0"/>
        </w:rPr>
        <w:t xml:space="preserve">omnivorousness” (Peterson 2005)</w:t>
      </w:r>
      <w:r w:rsidDel="00000000" w:rsidR="00000000" w:rsidRPr="00000000">
        <w:rPr>
          <w:rtl w:val="0"/>
        </w:rPr>
        <w:t xml:space="preserve">. This is a pattern of culture consumption that defines a new class of cultural capitalists  </w:t>
      </w:r>
      <w:r w:rsidDel="00000000" w:rsidR="00000000" w:rsidRPr="00000000">
        <w:rPr>
          <w:rtl w:val="0"/>
        </w:rPr>
        <w:t xml:space="preserve">“</w:t>
      </w:r>
      <w:r w:rsidDel="00000000" w:rsidR="00000000" w:rsidRPr="00000000">
        <w:rPr>
          <w:rtl w:val="0"/>
        </w:rPr>
        <w:t xml:space="preserve">who are comfortable speaking about and participating in high and popular culture and everything in betwe</w:t>
      </w:r>
      <w:r w:rsidDel="00000000" w:rsidR="00000000" w:rsidRPr="00000000">
        <w:rPr>
          <w:rtl w:val="0"/>
        </w:rPr>
        <w:t xml:space="preserve">en…</w:t>
      </w:r>
      <w:r w:rsidDel="00000000" w:rsidR="00000000" w:rsidRPr="00000000">
        <w:rPr>
          <w:rtl w:val="0"/>
        </w:rPr>
        <w:t xml:space="preserve">[high] status now inheres in cosmopolitanism and broadly inclusive tastes</w:t>
      </w:r>
      <w:r w:rsidDel="00000000" w:rsidR="00000000" w:rsidRPr="00000000">
        <w:rPr>
          <w:rtl w:val="0"/>
        </w:rPr>
        <w:t xml:space="preserve">”</w:t>
      </w:r>
      <w:r w:rsidDel="00000000" w:rsidR="00000000" w:rsidRPr="00000000">
        <w:rPr>
          <w:rtl w:val="0"/>
        </w:rPr>
        <w:t xml:space="preserve"> (DiMaggio and Mukhtar 2004:  189).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cultural tastes at the individual level (Lizardo and Skiles 2012). As a result, there has been a relative lack of attention to the macro/micro linkage between institutional context and </w:t>
      </w:r>
      <w:r w:rsidDel="00000000" w:rsidR="00000000" w:rsidRPr="00000000">
        <w:rPr>
          <w:rtl w:val="0"/>
        </w:rPr>
        <w:t xml:space="preserve">culture consumption patterns at the individual level</w:t>
      </w:r>
      <w:r w:rsidDel="00000000" w:rsidR="00000000" w:rsidRPr="00000000">
        <w:rPr>
          <w:rtl w:val="0"/>
        </w:rPr>
        <w:t xml:space="preserve"> (Fishman and Lizardo 2013)</w:t>
      </w:r>
      <w:r w:rsidDel="00000000" w:rsidR="00000000" w:rsidRPr="00000000">
        <w:rPr>
          <w:rtl w:val="0"/>
        </w:rPr>
        <w:t xml:space="preserve">. Save fo</w:t>
      </w:r>
      <w:r w:rsidDel="00000000" w:rsidR="00000000" w:rsidRPr="00000000">
        <w:rPr>
          <w:rtl w:val="0"/>
        </w:rPr>
        <w:t xml:space="preserve">r some signal exceptions (e.g. Mears 2011; Ocejo 2014), there has been little recent systematic examination of whether the production of taste publics is contingent on processes embedded in structured configurations of institutional and organizational practices, themselves the product of historical trajectories.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we take the case </w:t>
      </w:r>
      <w:r w:rsidDel="00000000" w:rsidR="00000000" w:rsidRPr="00000000">
        <w:rPr>
          <w:rtl w:val="0"/>
        </w:rPr>
        <w:t xml:space="preserve">of the WPA and the consequent invention of the folk festival as a site of </w:t>
      </w:r>
      <w:r w:rsidDel="00000000" w:rsidR="00000000" w:rsidRPr="00000000">
        <w:rPr>
          <w:rtl w:val="0"/>
        </w:rPr>
        <w:t xml:space="preserve">cultural consumption, classification, and diffusion for a distinct generation of folk art consumers. We argue that </w:t>
      </w:r>
      <w:r w:rsidDel="00000000" w:rsidR="00000000" w:rsidRPr="00000000">
        <w:rPr>
          <w:rtl w:val="0"/>
        </w:rPr>
        <w:t xml:space="preserve">an empirically specifiable </w:t>
      </w:r>
      <w:r w:rsidDel="00000000" w:rsidR="00000000" w:rsidRPr="00000000">
        <w:rPr>
          <w:rtl w:val="0"/>
        </w:rPr>
        <w:t xml:space="preserve"> </w:t>
      </w:r>
      <w:r w:rsidDel="00000000" w:rsidR="00000000" w:rsidRPr="00000000">
        <w:rPr>
          <w:i w:val="1"/>
          <w:iCs w:val="1"/>
          <w:rtl w:val="0"/>
        </w:rPr>
        <w:t xml:space="preserve">generational</w:t>
      </w:r>
      <w:r w:rsidDel="00000000" w:rsidR="00000000" w:rsidRPr="00000000">
        <w:rPr>
          <w:rtl w:val="0"/>
        </w:rPr>
        <w:t xml:space="preserve"> </w:t>
      </w:r>
      <w:r w:rsidDel="00000000" w:rsidR="00000000" w:rsidRPr="00000000">
        <w:rPr>
          <w:i w:val="1"/>
          <w:iCs w:val="1"/>
          <w:rtl w:val="0"/>
        </w:rPr>
        <w:t xml:space="preserve">effect</w:t>
      </w:r>
      <w:r w:rsidDel="00000000" w:rsidR="00000000" w:rsidRPr="00000000">
        <w:rPr>
          <w:rtl w:val="0"/>
        </w:rPr>
        <w:t xml:space="preserve"> </w:t>
      </w:r>
      <w:r w:rsidDel="00000000" w:rsidR="00000000" w:rsidRPr="00000000">
        <w:rPr>
          <w:rtl w:val="0"/>
        </w:rPr>
        <w:t xml:space="preserve">on culture consumption practices </w:t>
      </w:r>
      <w:r w:rsidDel="00000000" w:rsidR="00000000" w:rsidRPr="00000000">
        <w:rPr>
          <w:rtl w:val="0"/>
        </w:rPr>
        <w:t xml:space="preserve">is one result of institutional entrepreneurship within and around arts organizations during the New Deal, and thus provide a sustained empirical demonstration of a historically mediated, effect of organizational</w:t>
      </w:r>
      <w:r w:rsidDel="00000000" w:rsidR="00000000" w:rsidRPr="00000000">
        <w:rPr>
          <w:rtl w:val="0"/>
        </w:rPr>
        <w:t xml:space="preserve"> practices</w:t>
      </w:r>
      <w:r w:rsidDel="00000000" w:rsidR="00000000" w:rsidRPr="00000000">
        <w:rPr>
          <w:rtl w:val="0"/>
        </w:rPr>
        <w:t xml:space="preserve"> on patterns of cultural choice.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Accordingly, we</w:t>
      </w:r>
      <w:r w:rsidDel="00000000" w:rsidR="00000000" w:rsidRPr="00000000">
        <w:rPr>
          <w:rtl w:val="0"/>
        </w:rPr>
        <w:t xml:space="preserve"> begin by considering evidence that tastes are “generational,” in that age cohorts experience shared, major events and subsequently develop similar attitudes toward their preferred forms of cultural consumption. Inspired by the reliance of omnivorousness studies on the SPPA, we examine patterns of reported attendance at craft fairs and visual art </w:t>
      </w:r>
      <w:r w:rsidDel="00000000" w:rsidR="00000000" w:rsidRPr="00000000">
        <w:rPr>
          <w:rtl w:val="0"/>
        </w:rPr>
        <w:t xml:space="preserve">festivals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As prior studies have shown, these fairs and festivals are among the most popular “lowbrow” events queried in these data, and among those activities that most attract elite omnivores (Lopez-Sintas and Katz-Gerro 2005: 304-305) . These fairs and festivals also have a traceable history of organizational and institutional change, distinct from the history of any particular genre, or even medium. As a result, we have the opportunity to examine the question of whether  changes in features of production of a distinct form of cultural consumption correspond with changes in its appreciation.  </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del w:author="Omar Lizardo" w:id="1" w:date="2015-01-08T15:23:56Z"/>
          <w:rPrChange w:author="Omar Lizardo" w:id="0" w:date="2015-01-08T16:24:42Z">
            <w:rPr/>
          </w:rPrChange>
        </w:rPr>
      </w:pPr>
      <w:r w:rsidDel="00000000" w:rsidR="00000000" w:rsidRPr="00000000">
        <w:rPr>
          <w:rtl w:val="0"/>
          <w:rPrChange w:author="Omar Lizardo" w:id="0" w:date="2015-01-08T16:24:42Z">
            <w:rPr/>
          </w:rPrChange>
        </w:rPr>
        <w:t xml:space="preserve">Empirically, we use data from the cumulative data file covering six waves of the Survey of Public Participation in the Arts (SPPS 1982-2012) to show the existence of a “generation” of art consuming publics attuned to the category of “art festivals” and “craft fairs.”  We follow with a historical analysis documenting how cultural capitalists in New Deal arts agencies engaged in institutional entrepreneurship around the artistic valorization of “folk art.” We examine the consequences of organizational support for folk culture provided by federal, state, and local governments in the New Deal era and how this support promoted an institutional shift in the treatment of folk culture. </w:t>
      </w:r>
      <w:ins w:author="Omar Lizardo" w:id="1" w:date="2015-01-08T15:23:56Z">
        <w:r w:rsidDel="00000000" w:rsidR="00000000" w:rsidRPr="00000000">
          <w:rPr>
            <w:rtl w:val="0"/>
            <w:rPrChange w:author="Omar Lizardo" w:id="0" w:date="2015-01-08T16:24:42Z">
              <w:rPr/>
            </w:rPrChange>
          </w:rPr>
          <w:t xml:space="preserve">Our mixed methodological approach thus follows Spillman’s (2014) recent proposal to link quantitative and </w:t>
        </w:r>
        <w:r w:rsidDel="00000000" w:rsidR="00000000" w:rsidRPr="00000000">
          <w:rPr>
            <w:rtl w:val="0"/>
            <w:rPrChange w:author="Omar Lizardo" w:id="2" w:date="2015-01-08T15:23:56Z">
              <w:rPr/>
            </w:rPrChange>
          </w:rPr>
          <w:t xml:space="preserve">qualitative</w:t>
        </w:r>
        <w:r w:rsidDel="00000000" w:rsidR="00000000" w:rsidRPr="00000000">
          <w:rPr>
            <w:rtl w:val="0"/>
            <w:rPrChange w:author="Omar Lizardo" w:id="0" w:date="2015-01-08T16:24:42Z">
              <w:rPr/>
            </w:rPrChange>
          </w:rPr>
          <w:t xml:space="preserve"> strategies. In this approach </w:t>
        </w:r>
        <w:r w:rsidDel="00000000" w:rsidR="00000000" w:rsidRPr="00000000">
          <w:rPr>
            <w:rtl w:val="0"/>
            <w:rPrChange w:author="Omar Lizardo" w:id="2" w:date="2015-01-08T15:23:56Z">
              <w:rPr/>
            </w:rPrChange>
          </w:rPr>
          <w:t xml:space="preserve">quantitative</w:t>
        </w:r>
        <w:r w:rsidDel="00000000" w:rsidR="00000000" w:rsidRPr="00000000">
          <w:rPr>
            <w:rtl w:val="0"/>
            <w:rPrChange w:author="Omar Lizardo" w:id="0" w:date="2015-01-08T16:24:42Z">
              <w:rPr/>
            </w:rPrChange>
          </w:rPr>
          <w:t xml:space="preserve"> analysis provides a “broad brush” description of a suggestive sociological phenomenon, to be followed by a more in depth empirical investigation delving into the underlying mechanisms responsible for the relevant empirical pattern. As Spillman (2014: 190) this strategy is </w:t>
        </w:r>
      </w:ins>
      <w:r w:rsidDel="00000000" w:rsidR="00000000" w:rsidRPr="00000000">
        <w:rPr>
          <w:rtl w:val="0"/>
          <w:rPrChange w:author="Omar Lizardo" w:id="0" w:date="2015-01-08T16:24:42Z">
            <w:rPr/>
          </w:rPrChange>
        </w:rPr>
        <w:t xml:space="preserve">“</w:t>
      </w:r>
      <w:ins w:author="Omar Lizardo" w:id="1" w:date="2015-01-08T15:23:56Z">
        <w:r w:rsidDel="00000000" w:rsidR="00000000" w:rsidRPr="00000000">
          <w:rPr>
            <w:rFonts w:ascii="Arial" w:cs="Arial" w:eastAsia="Arial" w:hAnsi="Arial"/>
            <w:color w:val="333333"/>
            <w:sz w:val="20"/>
            <w:szCs w:val="20"/>
            <w:highlight w:val="white"/>
            <w:rtl w:val="0"/>
            <w:rPrChange w:author="Omar Lizardo" w:id="2" w:date="2015-01-08T15:23:56Z">
              <w:rPr/>
            </w:rPrChange>
          </w:rPr>
          <w:t xml:space="preserve">especially valuable for understanding meso-level social phenomena, which transcend the situational or interactional” (190).</w:t>
        </w:r>
      </w:ins>
      <w:del w:author="Omar Lizardo" w:id="1" w:date="2015-01-08T15:23:56Z">
        <w:r w:rsidDel="00000000" w:rsidR="00000000" w:rsidRPr="00000000">
          <w:rPr>
            <w:rtl w:val="0"/>
          </w:rPr>
        </w:r>
      </w:del>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revealing the process by which folk became art, we are able to illuminate some of the organizational and institutional transformations that contributed to the rise of </w:t>
      </w:r>
      <w:r w:rsidDel="00000000" w:rsidR="00000000" w:rsidRPr="00000000">
        <w:rPr>
          <w:rtl w:val="0"/>
        </w:rPr>
        <w:t xml:space="preserve">(one generation of) the contemporary American </w:t>
      </w:r>
      <w:r w:rsidDel="00000000" w:rsidR="00000000" w:rsidRPr="00000000">
        <w:rPr>
          <w:rtl w:val="0"/>
        </w:rPr>
        <w:t xml:space="preserve">art </w:t>
      </w:r>
      <w:r w:rsidDel="00000000" w:rsidR="00000000" w:rsidRPr="00000000">
        <w:rPr>
          <w:rtl w:val="0"/>
        </w:rPr>
        <w:t xml:space="preserve">consumer.</w:t>
      </w:r>
      <w:r w:rsidDel="00000000" w:rsidR="00000000" w:rsidRPr="00000000">
        <w:rPr>
          <w:rtl w:val="0"/>
        </w:rPr>
        <w:t xml:space="preserve"> </w:t>
      </w:r>
      <w:r w:rsidDel="00000000" w:rsidR="00000000" w:rsidRPr="00000000">
        <w:rPr>
          <w:rtl w:val="0"/>
        </w:rPr>
        <w:t xml:space="preserve">Demonstrating this link between a generation of consumers and organizational and institutional changes in the relevant field of production is our primary contribution. Our argument also has important consequences for studies of omnivorousness and institutional change which we explore in the </w:t>
      </w:r>
      <w:r w:rsidDel="00000000" w:rsidR="00000000" w:rsidRPr="00000000">
        <w:rPr>
          <w:rtl w:val="0"/>
        </w:rPr>
        <w:t xml:space="preserve">conclusion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lu4iueo8wu3" w:id="7"/>
      <w:bookmarkEnd w:id="7"/>
      <w:r w:rsidDel="00000000" w:rsidR="00000000" w:rsidRPr="00000000">
        <w:rPr>
          <w:rtl w:val="0"/>
        </w:rPr>
        <w:t xml:space="preserve">2.0 Generations and Taste Publics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sociology, the concept of generations, as classically defined by Mannheim (1952), refers typically to age cohorts that experience the same major events in their lives and subsequently develop similar dispositions and worldviews (Ryder 1965). Mannheim’s generational thesis has been applied to concrete empirical material mainly in the study of collective memory (e.g. Schuman and Scott 1989). Here we argue that there are culture consumption generations whose specific cultural dispositions are shaped by historically located organizational and institutional processes.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work on omnivorousness, for instance, has begun to move (although without much analytical articulation) towards this stance, as naive interpretations of omnivorousness as a unilinear, universal trend has given way to more nuanced consideration of cross-national heterogeneity, and the  possible generational specificity of the phenomenon. For instance, in the case of the United States, Rossman and Peterson (2013) show that by 2002 the proportion of the population that could be classified as “omnivores,” using Peterson and Kern’s (1996) original operational definition, had receded to the same level as 1982, and remained low in the next (2008) survey wave. Their results suggest that the initial generational effect reported by Peterson and Kern (1996) may not be a continuous trend, and may have possibly reversed in younger cohorts. Lopez-Sintas and Katz-Gerro (2005), using behavioral (rather than taste-based) indicators of the omnivorous disposition taken from the three waves (1982, 1992, 2002) of the Survey for Public Participation in the Arts (SPPA), in the United States came to similar conclusions. Rather than noting a unilinear trend in which less omnivorous cohorts are replaced by more omnivorous ones, they discover the “omnivorousness trend developed unevenly over the 20 years” and is characterized by period-specific effects. This reflects the null results uncovered by Garcia-Alvarez, Katz-Gerro and Lopez-Sintas (2007: 433) with regards to cohort effect on omnivorousness (as defined by musical </w:t>
      </w:r>
      <w:r w:rsidDel="00000000" w:rsidR="00000000" w:rsidRPr="00000000">
        <w:rPr>
          <w:rtl w:val="0"/>
        </w:rPr>
        <w:t xml:space="preserve">preferences</w:t>
      </w:r>
      <w:r w:rsidDel="00000000" w:rsidR="00000000" w:rsidRPr="00000000">
        <w:rPr>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expectation is that when it comes to attendance at “craft fairs” and “art festivals” we should uncover similar generation-specific effects. In particular, we expect to find a spike in this form of aesthetic consumption that corresponds to the period immediately following concerted institutional work around the folk art </w:t>
      </w:r>
      <w:r w:rsidDel="00000000" w:rsidR="00000000" w:rsidRPr="00000000">
        <w:rPr>
          <w:rtl w:val="0"/>
        </w:rPr>
        <w:t xml:space="preserve">category</w:t>
      </w:r>
      <w:r w:rsidDel="00000000" w:rsidR="00000000" w:rsidRPr="00000000">
        <w:rPr>
          <w:rtl w:val="0"/>
        </w:rPr>
        <w:t xml:space="preserve">.</w:t>
      </w:r>
    </w:p>
    <w:p w:rsidR="00000000" w:rsidDel="00000000" w:rsidP="00000000" w:rsidRDefault="00000000" w:rsidRPr="00000000" w14:paraId="00000024">
      <w:pPr>
        <w:pStyle w:val="Heading2"/>
        <w:pageBreakBefore w:val="0"/>
        <w:pBdr>
          <w:top w:space="0" w:sz="0" w:val="nil"/>
          <w:left w:space="0" w:sz="0" w:val="nil"/>
          <w:bottom w:space="0" w:sz="0" w:val="nil"/>
          <w:right w:space="0" w:sz="0" w:val="nil"/>
          <w:between w:space="0" w:sz="0" w:val="nil"/>
        </w:pBdr>
        <w:shd w:fill="auto" w:val="clear"/>
        <w:spacing w:after="200" w:before="400" w:lineRule="auto"/>
        <w:ind w:firstLine="0"/>
        <w:jc w:val="left"/>
        <w:rPr/>
      </w:pPr>
      <w:bookmarkStart w:colFirst="0" w:colLast="0" w:name="_nc5jasrfs8t4" w:id="8"/>
      <w:bookmarkEnd w:id="8"/>
      <w:r w:rsidDel="00000000" w:rsidR="00000000" w:rsidRPr="00000000">
        <w:rPr>
          <w:rtl w:val="0"/>
        </w:rPr>
        <w:t xml:space="preserve">2.1 Generational Effects in the Consumption of </w:t>
      </w:r>
      <w:r w:rsidDel="00000000" w:rsidR="00000000" w:rsidRPr="00000000">
        <w:rPr>
          <w:rtl w:val="0"/>
        </w:rPr>
        <w:t xml:space="preserve">American </w:t>
      </w:r>
      <w:r w:rsidDel="00000000" w:rsidR="00000000" w:rsidRPr="00000000">
        <w:rPr>
          <w:rtl w:val="0"/>
        </w:rPr>
        <w:t xml:space="preserve">Folk Art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generic term “folk art” is typically applied to objects created for utilitarian or decorative purposes that later come to be appreciated by art experts as sources of/sites of aesthetic appreciation (Becker </w:t>
      </w:r>
      <w:r w:rsidDel="00000000" w:rsidR="00000000" w:rsidRPr="00000000">
        <w:rPr>
          <w:rtl w:val="0"/>
        </w:rPr>
        <w:t xml:space="preserve">1978</w:t>
      </w:r>
      <w:r w:rsidDel="00000000" w:rsidR="00000000" w:rsidRPr="00000000">
        <w:rPr>
          <w:rtl w:val="0"/>
        </w:rPr>
        <w:t xml:space="preserve">). When referring to similarly “uncultured” (but later appreciated) performances, the word “folk” is often combined with a medium or genre, as in “folklore” or the “folk revival music” of  Woody Guthrie. In this case, we use the term to refer to both material objects and performances, created in America, which emphasize themes, materials, and production techniques that are seen to be “traditional,” “domestic,” or simply reflective of some (nostalgic) myth of American character. As we demonstrate in what follows, the American folk art of interest to us is a field created by and through the work of cultural capitalists employed or influenced by the New Deal era arts agencies. </w:t>
      </w:r>
      <w:r w:rsidDel="00000000" w:rsidR="00000000" w:rsidRPr="00000000">
        <w:rPr>
          <w:rtl w:val="0"/>
        </w:rPr>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i3wdqmx9m9hh" w:id="9"/>
      <w:bookmarkEnd w:id="9"/>
      <w:r w:rsidDel="00000000" w:rsidR="00000000" w:rsidRPr="00000000">
        <w:rPr>
          <w:rtl w:val="0"/>
        </w:rPr>
        <w:t xml:space="preserve">2.2 Survey Data</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were obtained from the cumulative data file containing six waves of the the Survey of Public Participation in the Arts (SPPA) covering 30 years (1982-2012) The SPPA is sponsored by the Research Division of the National Endowment for the Arts (</w:t>
      </w:r>
      <w:hyperlink r:id="rId7">
        <w:r w:rsidDel="00000000" w:rsidR="00000000" w:rsidRPr="00000000">
          <w:rPr>
            <w:color w:val="1155cc"/>
            <w:u w:val="single"/>
            <w:rtl w:val="0"/>
          </w:rPr>
          <w:t xml:space="preserve">http://www.nea.gov</w:t>
        </w:r>
      </w:hyperlink>
      <w:r w:rsidDel="00000000" w:rsidR="00000000" w:rsidRPr="00000000">
        <w:rPr>
          <w:rtl w:val="0"/>
        </w:rPr>
        <w:t xml:space="preserve">), and is designed to collect data on Americans' participation in the arts, including the performing arts, the visual arts, and the literary arts, constituting the largest recurring cross-sectional survey of adult participation in the arts and in cultural activity in the United States (Tripplett 2014).</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1982, 1985 and 1992 surveys were conducted by the Bureau of the Census, as a supplement to the National Crime Survey (NCS). The 1997 survey was conducted by Westat, a private contractor using a different sampling scheme, so it is not included as part of the cumulative data file. The 2002, 2008, and 2012 surveys have been conducted by the Bureau of Labor Statistics as a supplement to the Current Population Survey. The Survey of Public Participation in the Arts 1982-2008 cumulative file was produced by the NEA to facilitate trend analysis such as the one that we report here.</w:t>
      </w:r>
      <w:r w:rsidDel="00000000" w:rsidR="00000000" w:rsidRPr="00000000">
        <w:rPr>
          <w:vertAlign w:val="superscript"/>
        </w:rPr>
        <w:footnoteReference w:customMarkFollows="0" w:id="1"/>
      </w:r>
      <w:r w:rsidDel="00000000" w:rsidR="00000000" w:rsidRPr="00000000">
        <w:rPr>
          <w:rtl w:val="0"/>
        </w:rPr>
        <w:t xml:space="preserve"> Of these households 24,944 (26%) were not included in the module containing the survey question that is our outcome of interest, leaving us with an analytic sample size of 72,351.</w:t>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50r2z5f4a2w" w:id="10"/>
      <w:bookmarkEnd w:id="10"/>
      <w:r w:rsidDel="00000000" w:rsidR="00000000" w:rsidRPr="00000000">
        <w:rPr>
          <w:rtl w:val="0"/>
        </w:rPr>
        <w:t xml:space="preserve">2.3 Outcome: Craft Fair and Art Festival Participation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investigate sharing cohort trends in engagement with folk art. There is no single question in the SPPA that specifically asks about the consumption of folk art. Accordingly, we rely on an SPPA survey item that asks each respondent: “</w:t>
      </w:r>
      <w:r w:rsidDel="00000000" w:rsidR="00000000" w:rsidRPr="00000000">
        <w:rPr>
          <w:i w:val="1"/>
          <w:iCs w:val="1"/>
          <w:rtl w:val="0"/>
        </w:rPr>
        <w:t xml:space="preserve">[During the last 12 months] did you visit a crafts fair or a visual arts festival?</w:t>
      </w:r>
      <w:r w:rsidDel="00000000" w:rsidR="00000000" w:rsidRPr="00000000">
        <w:rPr>
          <w:rtl w:val="0"/>
        </w:rPr>
        <w:t xml:space="preserve">” Respondents choose either “yes” or “no,” with residual codes for either “don’t know” and “refused.” In 1982 and 1985, this question was not part of the core questions and was only asked of a random subset of respondents (N = 4243, and N = 2349 respectively). The wording in 1982 and 1985 was “</w:t>
      </w:r>
      <w:r w:rsidDel="00000000" w:rsidR="00000000" w:rsidRPr="00000000">
        <w:rPr>
          <w:i w:val="1"/>
          <w:iCs w:val="1"/>
          <w:rtl w:val="0"/>
        </w:rPr>
        <w:t xml:space="preserve">(During the last 12 months) did you visit an art or craft fair or festival?</w:t>
      </w:r>
      <w:r w:rsidDel="00000000" w:rsidR="00000000" w:rsidRPr="00000000">
        <w:rPr>
          <w:rtl w:val="0"/>
        </w:rPr>
        <w:t xml:space="preserve">” The wording in 1992 (N = 12718) and 2002 (N = 18212) was changed to </w:t>
      </w:r>
      <w:r w:rsidDel="00000000" w:rsidR="00000000" w:rsidRPr="00000000">
        <w:rPr>
          <w:i w:val="1"/>
          <w:iCs w:val="1"/>
          <w:rtl w:val="0"/>
        </w:rPr>
        <w:t xml:space="preserve">“(During the last 12 months) did you visit an art fair or festival, or a craft fair or festival?</w:t>
      </w:r>
      <w:r w:rsidDel="00000000" w:rsidR="00000000" w:rsidRPr="00000000">
        <w:rPr>
          <w:rtl w:val="0"/>
        </w:rPr>
        <w:t xml:space="preserve">” In our analytic sample 32% of respondents reported attending such an event in the year preceding the survey.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r w:rsidDel="00000000" w:rsidR="00000000" w:rsidRPr="00000000">
        <w:rPr>
          <w:rtl w:val="0"/>
        </w:rPr>
        <w:t xml:space="preserve"> chose to examine the item on craft fairs and art festivals for three important reasons. First, the question queries respondents about their attendance at performances and events, rather than asking them about their preferences, which assists us in emphasizing the behavioral aspects of cultural capital (cf. Lopez-Sintas and Katz-Gerro 2005)</w:t>
      </w:r>
      <w:r w:rsidDel="00000000" w:rsidR="00000000" w:rsidRPr="00000000">
        <w:rPr>
          <w:rtl w:val="0"/>
        </w:rPr>
        <w:t xml:space="preserve">. Second, attendance at art and craft fairs is one of the most popular “lowbrow” activities in these data, and previous analyses (Lopes-Sintas and Katz-Gerro 2005) have demonstrated it is a prime target for Americans seeking to engage their </w:t>
      </w:r>
      <w:r w:rsidDel="00000000" w:rsidR="00000000" w:rsidRPr="00000000">
        <w:rPr>
          <w:rtl w:val="0"/>
        </w:rPr>
        <w:t xml:space="preserve">non-elite</w:t>
      </w:r>
      <w:r w:rsidDel="00000000" w:rsidR="00000000" w:rsidRPr="00000000">
        <w:rPr>
          <w:rtl w:val="0"/>
        </w:rPr>
        <w:t xml:space="preserve"> tastes through arts participation. Finally, the interest and participation of cultural capitalists and elites in these fairs and festivals has a clear institutional and organizational history </w:t>
      </w:r>
      <w:r w:rsidDel="00000000" w:rsidR="00000000" w:rsidRPr="00000000">
        <w:rPr>
          <w:rtl w:val="0"/>
        </w:rPr>
        <w:t xml:space="preserve">that</w:t>
      </w:r>
      <w:r w:rsidDel="00000000" w:rsidR="00000000" w:rsidRPr="00000000">
        <w:rPr>
          <w:rtl w:val="0"/>
        </w:rPr>
        <w:t xml:space="preserve"> can trace</w:t>
      </w:r>
      <w:r w:rsidDel="00000000" w:rsidR="00000000" w:rsidRPr="00000000">
        <w:rPr>
          <w:rtl w:val="0"/>
        </w:rPr>
        <w:t xml:space="preserve">, allowing us to link this institutional activity to generation specific impacts on consumption</w:t>
      </w:r>
      <w:r w:rsidDel="00000000" w:rsidR="00000000" w:rsidRPr="00000000">
        <w:rPr>
          <w:rtl w:val="0"/>
        </w:rPr>
        <w:t xml:space="preserve">. </w:t>
      </w:r>
    </w:p>
    <w:p w:rsidR="00000000" w:rsidDel="00000000" w:rsidP="00000000" w:rsidRDefault="00000000" w:rsidRPr="00000000" w14:paraId="0000002C">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n7v4asj538yz" w:id="11"/>
      <w:bookmarkEnd w:id="11"/>
      <w:r w:rsidDel="00000000" w:rsidR="00000000" w:rsidRPr="00000000">
        <w:rPr>
          <w:rtl w:val="0"/>
        </w:rPr>
        <w:t xml:space="preserve">2.4 Statistical Model</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Though simple conceptually, the estimation net cohort (generational) effects is not a straightforward exercise because of the identification problem posed by the relationship between age, period, and cohort. Simply put, the problem comes from the fact that each one of age, period, and cohort are linear combinations of the other two (e.g., period = cohort + age; cohort = period - age), meaning that these three pieces of information are really only two pieces of information. This makes it impossible to separate the three effects in an absolutely unambiguous way (see Glenn 2003 for more details).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There are no magical solutions to this problem and no assumption-free ways of solving it. Models have been developed, however, that make reasonable assumptions allowing the identification of the separate effects of age, period, and cohort. One of the most promising approaches at present is the hierarchical age-period-cohort (HAPC) model developed by Yang and Land (2006). The HAPC model deals with (but cannot solve) the identification problem by making a variety of assumptions with a strong sociological basis. Substantively, the HAPC approach to breaking the linear dependency between age, period, and cohort relies on conceiving of age as an individual level characteristic that is specific to each sampled respondent. An individual’s assignment to a given cohort or to a given period on the other hand, is conceived, following Ryder (1965), as a set of partially overlapping group memberships. These are specified as </w:t>
      </w:r>
      <w:r w:rsidDel="00000000" w:rsidR="00000000" w:rsidRPr="00000000">
        <w:rPr>
          <w:i w:val="1"/>
          <w:iCs w:val="1"/>
          <w:rtl w:val="0"/>
        </w:rPr>
        <w:t xml:space="preserve">contextual</w:t>
      </w:r>
      <w:r w:rsidDel="00000000" w:rsidR="00000000" w:rsidRPr="00000000">
        <w:rPr>
          <w:rtl w:val="0"/>
        </w:rPr>
        <w:t xml:space="preserve"> effects within a multilevel modelling framework (Gelman and Hill 2006). The partially overlapping nature of cohort and period memberships implies that, in the context of of a repeated cross-section survey design (such as the cumulative SPPA), time periods are not fully nested within cohorts nor are cohorts fully nested within time periods (as in standard multilevel models in which persons are nested within fully overlapping contexts such as schools and neighborhoods). Rather, one obtains a cross-classified structure with individuals nested within cells defined by birth cohorts and time period (see Yang and Land 2006 for technical details).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Accordingly, we specify a model of the general form:</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00" w:lineRule="auto"/>
        <w:ind w:firstLine="288"/>
        <w:jc w:val="center"/>
        <w:rPr/>
      </w:pPr>
      <w:hyperlink r:id="rId8">
        <w:r w:rsidDel="00000000" w:rsidR="00000000" w:rsidRPr="00000000">
          <w:rPr/>
          <w:drawing>
            <wp:inline distB="19050" distT="19050" distL="19050" distR="19050">
              <wp:extent cx="3162300" cy="203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62300" cy="203200"/>
                      </a:xfrm>
                      <a:prstGeom prst="rect"/>
                      <a:ln/>
                    </pic:spPr>
                  </pic:pic>
                </a:graphicData>
              </a:graphic>
            </wp:inline>
          </w:drawing>
        </w:r>
      </w:hyperlink>
      <w:r w:rsidDel="00000000" w:rsidR="00000000" w:rsidRPr="00000000">
        <w:rPr>
          <w:rtl w:val="0"/>
        </w:rPr>
        <w:tab/>
        <w:t xml:space="preserve">(1)</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Y</w:t>
      </w:r>
      <w:r w:rsidDel="00000000" w:rsidR="00000000" w:rsidRPr="00000000">
        <w:rPr>
          <w:vertAlign w:val="subscript"/>
          <w:rtl w:val="0"/>
        </w:rPr>
        <w:t xml:space="preserve">ijk</w:t>
      </w:r>
      <w:r w:rsidDel="00000000" w:rsidR="00000000" w:rsidRPr="00000000">
        <w:rPr>
          <w:rtl w:val="0"/>
        </w:rPr>
        <w:t xml:space="preserve"> = 1 if individual i, assigned to cohort group j, reports having attended a crafts fair or an art festival in survey wave k, υ</w:t>
      </w:r>
      <w:r w:rsidDel="00000000" w:rsidR="00000000" w:rsidRPr="00000000">
        <w:rPr>
          <w:vertAlign w:val="subscript"/>
          <w:rtl w:val="0"/>
        </w:rPr>
        <w:t xml:space="preserve">j </w:t>
      </w:r>
      <w:r w:rsidDel="00000000" w:rsidR="00000000" w:rsidRPr="00000000">
        <w:rPr>
          <w:rtl w:val="0"/>
        </w:rPr>
        <w:t xml:space="preserve">is a random effect for cohort (measured in 5 year intervals), υ</w:t>
      </w:r>
      <w:r w:rsidDel="00000000" w:rsidR="00000000" w:rsidRPr="00000000">
        <w:rPr>
          <w:vertAlign w:val="subscript"/>
          <w:rtl w:val="0"/>
        </w:rPr>
        <w:t xml:space="preserve">k</w:t>
      </w:r>
      <w:r w:rsidDel="00000000" w:rsidR="00000000" w:rsidRPr="00000000">
        <w:rPr>
          <w:rtl w:val="0"/>
        </w:rPr>
        <w:t xml:space="preserve"> is the random effect for period (i.e., survey year), ε</w:t>
      </w:r>
      <w:r w:rsidDel="00000000" w:rsidR="00000000" w:rsidRPr="00000000">
        <w:rPr>
          <w:vertAlign w:val="subscript"/>
          <w:rtl w:val="0"/>
        </w:rPr>
        <w:t xml:space="preserve">ijk</w:t>
      </w:r>
      <w:r w:rsidDel="00000000" w:rsidR="00000000" w:rsidRPr="00000000">
        <w:rPr>
          <w:rtl w:val="0"/>
        </w:rPr>
        <w:t xml:space="preserve"> is the individual error, and </w:t>
      </w:r>
      <w:r w:rsidDel="00000000" w:rsidR="00000000" w:rsidRPr="00000000">
        <w:rPr>
          <w:i w:val="1"/>
          <w:iCs w:val="1"/>
          <w:rtl w:val="0"/>
        </w:rPr>
        <w:t xml:space="preserve">age </w:t>
      </w:r>
      <w:r w:rsidDel="00000000" w:rsidR="00000000" w:rsidRPr="00000000">
        <w:rPr>
          <w:rtl w:val="0"/>
        </w:rPr>
        <w:t xml:space="preserve">is the respondent’s age centered at 45 years, </w:t>
      </w:r>
      <w:r w:rsidDel="00000000" w:rsidR="00000000" w:rsidRPr="00000000">
        <w:rPr>
          <w:i w:val="1"/>
          <w:iCs w:val="1"/>
          <w:rtl w:val="0"/>
        </w:rPr>
        <w:t xml:space="preserve">age</w:t>
      </w:r>
      <w:r w:rsidDel="00000000" w:rsidR="00000000" w:rsidRPr="00000000">
        <w:rPr>
          <w:i w:val="1"/>
          <w:iCs w:val="1"/>
          <w:vertAlign w:val="superscript"/>
          <w:rtl w:val="0"/>
        </w:rPr>
        <w:t xml:space="preserve">2</w:t>
      </w:r>
      <w:r w:rsidDel="00000000" w:rsidR="00000000" w:rsidRPr="00000000">
        <w:rPr>
          <w:rtl w:val="0"/>
        </w:rPr>
        <w:t xml:space="preserve"> is the square of the respondent’s age. The basic result of interest in this model will be an estimate of the age, education, and gender adjusted likelihood of the cohort effect on craft fair and art festival engagement. We estimate the models via maximum likelihood using using the routine for multilevel logit regression modelling (</w:t>
      </w:r>
      <w:r w:rsidDel="00000000" w:rsidR="00000000" w:rsidRPr="00000000">
        <w:rPr>
          <w:rFonts w:ascii="Courier New" w:cs="Courier New" w:eastAsia="Courier New" w:hAnsi="Courier New"/>
          <w:sz w:val="20"/>
          <w:szCs w:val="20"/>
          <w:rtl w:val="0"/>
        </w:rPr>
        <w:t xml:space="preserve">xtmelogit</w:t>
      </w:r>
      <w:r w:rsidDel="00000000" w:rsidR="00000000" w:rsidRPr="00000000">
        <w:rPr>
          <w:rtl w:val="0"/>
        </w:rPr>
        <w:t xml:space="preserve">) included in Stata 13.</w:t>
      </w:r>
    </w:p>
    <w:p w:rsidR="00000000" w:rsidDel="00000000" w:rsidP="00000000" w:rsidRDefault="00000000" w:rsidRPr="00000000" w14:paraId="00000032">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97ux1cz6lp8r" w:id="12"/>
      <w:bookmarkEnd w:id="12"/>
      <w:r w:rsidDel="00000000" w:rsidR="00000000" w:rsidRPr="00000000">
        <w:rPr>
          <w:rtl w:val="0"/>
        </w:rPr>
        <w:t xml:space="preserve">2.5 Results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effects estimates are reported in Table 1. The basic fixed effect of age at individual level is strong and negative, with participation at craft fairs and art festivals declining exponential in age (both the main and quadratic effect are negative, with exp(</w:t>
      </w:r>
      <w:r w:rsidDel="00000000" w:rsidR="00000000" w:rsidRPr="00000000">
        <w:rPr>
          <w:i w:val="1"/>
          <w:iCs w:val="1"/>
          <w:rtl w:val="0"/>
        </w:rPr>
        <w:t xml:space="preserve">B</w:t>
      </w:r>
      <w:r w:rsidDel="00000000" w:rsidR="00000000" w:rsidRPr="00000000">
        <w:rPr>
          <w:vertAlign w:val="subscript"/>
          <w:rtl w:val="0"/>
        </w:rPr>
        <w:t xml:space="preserve">1</w:t>
      </w:r>
      <w:r w:rsidDel="00000000" w:rsidR="00000000" w:rsidRPr="00000000">
        <w:rPr>
          <w:rtl w:val="0"/>
        </w:rPr>
        <w:t xml:space="preserve">) and exp(</w:t>
      </w:r>
      <w:r w:rsidDel="00000000" w:rsidR="00000000" w:rsidRPr="00000000">
        <w:rPr>
          <w:i w:val="1"/>
          <w:iCs w:val="1"/>
          <w:rtl w:val="0"/>
        </w:rPr>
        <w:t xml:space="preserve">B</w:t>
      </w:r>
      <w:r w:rsidDel="00000000" w:rsidR="00000000" w:rsidRPr="00000000">
        <w:rPr>
          <w:i w:val="1"/>
          <w:iCs w:val="1"/>
          <w:vertAlign w:val="subscript"/>
          <w:rtl w:val="0"/>
        </w:rPr>
        <w:t xml:space="preserve">2</w:t>
      </w:r>
      <w:r w:rsidDel="00000000" w:rsidR="00000000" w:rsidRPr="00000000">
        <w:rPr>
          <w:rtl w:val="0"/>
        </w:rPr>
        <w:t xml:space="preserve">) &lt; 1). Looking at the size of the variance components (</w:t>
      </w:r>
      <w:r w:rsidDel="00000000" w:rsidR="00000000" w:rsidRPr="00000000">
        <w:rPr>
          <w:i w:val="1"/>
          <w:iCs w:val="1"/>
          <w:rtl w:val="0"/>
        </w:rPr>
        <w:t xml:space="preserve">v</w:t>
      </w:r>
      <w:r w:rsidDel="00000000" w:rsidR="00000000" w:rsidRPr="00000000">
        <w:rPr>
          <w:i w:val="1"/>
          <w:iCs w:val="1"/>
          <w:vertAlign w:val="subscript"/>
          <w:rtl w:val="0"/>
        </w:rPr>
        <w:t xml:space="preserve">j</w:t>
      </w:r>
      <w:r w:rsidDel="00000000" w:rsidR="00000000" w:rsidRPr="00000000">
        <w:rPr>
          <w:i w:val="1"/>
          <w:iCs w:val="1"/>
          <w:rtl w:val="0"/>
        </w:rPr>
        <w:t xml:space="preserve"> </w:t>
      </w:r>
      <w:r w:rsidDel="00000000" w:rsidR="00000000" w:rsidRPr="00000000">
        <w:rPr>
          <w:rtl w:val="0"/>
        </w:rPr>
        <w:t xml:space="preserve"> and </w:t>
      </w:r>
      <w:r w:rsidDel="00000000" w:rsidR="00000000" w:rsidRPr="00000000">
        <w:rPr>
          <w:i w:val="1"/>
          <w:iCs w:val="1"/>
          <w:rtl w:val="0"/>
        </w:rPr>
        <w:t xml:space="preserve">v</w:t>
      </w:r>
      <w:r w:rsidDel="00000000" w:rsidR="00000000" w:rsidRPr="00000000">
        <w:rPr>
          <w:i w:val="1"/>
          <w:iCs w:val="1"/>
          <w:vertAlign w:val="subscript"/>
          <w:rtl w:val="0"/>
        </w:rPr>
        <w:t xml:space="preserve">k</w:t>
      </w:r>
      <w:r w:rsidDel="00000000" w:rsidR="00000000" w:rsidRPr="00000000">
        <w:rPr>
          <w:rtl w:val="0"/>
        </w:rPr>
        <w:t xml:space="preserve">), we find that the share of the variance not accounted for by the individual age effect is shared roughly equally among cohort and period influences (</w:t>
      </w:r>
      <w:hyperlink r:id="rId10">
        <w:r w:rsidDel="00000000" w:rsidR="00000000" w:rsidRPr="00000000">
          <w:rPr/>
          <w:drawing>
            <wp:inline distB="19050" distT="19050" distL="19050" distR="19050">
              <wp:extent cx="1066800" cy="177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66800" cy="177800"/>
                      </a:xfrm>
                      <a:prstGeom prst="rect"/>
                      <a:ln/>
                    </pic:spPr>
                  </pic:pic>
                </a:graphicData>
              </a:graphic>
            </wp:inline>
          </w:drawing>
        </w:r>
      </w:hyperlink>
      <w:r w:rsidDel="00000000" w:rsidR="00000000" w:rsidRPr="00000000">
        <w:rPr>
          <w:rtl w:val="0"/>
        </w:rPr>
        <w:t xml:space="preserve">). This suggests that in this case, cohort and period influences are of roughly comparable substantive significance.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2 provides a visual summary of  the basic result of the cohort analysis. As indicated in the figure, the HAPC analysis reveals a pattern of age and education adjusted cohort effects that is clearly curvilinear, with those respondents assigned to pre-1930 cohorts---covering the main years of the progressive era (1890-1929)---displaying a lower than expected likelihood of engaging in this form of cultural consumption, and respondents belonging to the immediate post-progressive era generation (those born between 1930 and 1955, thus coming of age in the immediate post-war period) displaying a higher than average likelihood of attending this kind of fair or festival. Beginning with the last baby boom cohort however (e.g. those born in 1965) we can see a steady negative cohort trend in engagement.  Those respondents born after 1980 return to levels of engagement with craft fairs and art festivals characteristic of pre-1930 cohorts.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Arial" w:cs="Arial" w:eastAsia="Arial" w:hAnsi="Arial"/>
          <w:b w:val="1"/>
          <w:bCs w:val="1"/>
          <w:sz w:val="22"/>
          <w:szCs w:val="22"/>
        </w:rPr>
      </w:pPr>
      <w:r w:rsidDel="00000000" w:rsidR="00000000" w:rsidRPr="00000000">
        <w:rPr>
          <w:b w:val="1"/>
          <w:bCs w:val="1"/>
          <w:rtl w:val="0"/>
        </w:rPr>
        <w:t xml:space="preserve">Table</w:t>
      </w:r>
      <w:r w:rsidDel="00000000" w:rsidR="00000000" w:rsidRPr="00000000">
        <w:rPr>
          <w:b w:val="1"/>
          <w:bCs w:val="1"/>
          <w:rtl w:val="0"/>
        </w:rPr>
        <w:t xml:space="preserve"> 1: Odds Ratio Estimates from Logit Cross-Classified Random Effects Age-Period-Cohort Models of Craft Fair/Art Festival Attendance.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Arial" w:cs="Arial" w:eastAsia="Arial" w:hAnsi="Arial"/>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 Estimates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Fixed Effects</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br w:type="textWrapping"/>
              <w:t xml:space="preserve">(-3.68)</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Age-Squared</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br w:type="textWrapping"/>
              <w:t xml:space="preserve">(-13.89)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0.527</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br w:type="textWrapping"/>
              <w:t xml:space="preserve">(-5.25)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Components</w:t>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Cohort Classification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br w:type="textWrapping"/>
              <w:t xml:space="preserve">(-7.11)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 Classification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0.256</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br w:type="textWrapping"/>
              <w:t xml:space="preserve">(-4.50)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w:t>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72351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BIC</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88013.6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Chi-Square</w:t>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229.1</w:t>
            </w:r>
          </w:p>
        </w:tc>
      </w:tr>
    </w:tbl>
    <w:p w:rsidR="00000000" w:rsidDel="00000000" w:rsidP="00000000" w:rsidRDefault="00000000" w:rsidRPr="00000000" w14:paraId="0000004F">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r>
    </w:p>
    <w:p w:rsidR="00000000" w:rsidDel="00000000" w:rsidP="00000000" w:rsidRDefault="00000000" w:rsidRPr="00000000" w14:paraId="00000050">
      <w:pPr>
        <w:pageBreakBefore w:val="0"/>
        <w:widowControl w:val="1"/>
        <w:pBdr>
          <w:top w:space="0" w:sz="0" w:val="nil"/>
          <w:left w:space="0" w:sz="0" w:val="nil"/>
          <w:bottom w:space="0" w:sz="0" w:val="nil"/>
          <w:right w:space="0" w:sz="0" w:val="nil"/>
          <w:between w:space="0" w:sz="0" w:val="nil"/>
        </w:pBdr>
        <w:shd w:fill="auto" w:val="clear"/>
        <w:spacing w:line="276" w:lineRule="auto"/>
        <w:ind w:firstLine="0"/>
        <w:jc w:val="left"/>
        <w:rPr/>
      </w:pPr>
      <w:r w:rsidDel="00000000" w:rsidR="00000000" w:rsidRPr="00000000">
        <w:rPr>
          <w:b w:val="1"/>
          <w:bCs w:val="1"/>
          <w:rtl w:val="0"/>
        </w:rPr>
        <w:t xml:space="preserve">Figure 1: Estimated Cohort Effects and 95 Percent Confidence Bounds for SPPA Craft Fair/Art Festival Attendance Model.</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drawing>
          <wp:inline distB="114300" distT="114300" distL="114300" distR="114300">
            <wp:extent cx="5462588" cy="3895595"/>
            <wp:effectExtent b="0" l="0" r="0" t="0"/>
            <wp:docPr descr="net-cohort-craft.png" id="1" name="image3.png"/>
            <a:graphic>
              <a:graphicData uri="http://schemas.openxmlformats.org/drawingml/2006/picture">
                <pic:pic>
                  <pic:nvPicPr>
                    <pic:cNvPr descr="net-cohort-craft.png" id="0" name="image3.png"/>
                    <pic:cNvPicPr preferRelativeResize="0"/>
                  </pic:nvPicPr>
                  <pic:blipFill>
                    <a:blip r:embed="rId12"/>
                    <a:srcRect b="0" l="0" r="0" t="0"/>
                    <a:stretch>
                      <a:fillRect/>
                    </a:stretch>
                  </pic:blipFill>
                  <pic:spPr>
                    <a:xfrm>
                      <a:off x="0" y="0"/>
                      <a:ext cx="5462588" cy="389559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3">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otla7r7ycget" w:id="13"/>
      <w:bookmarkEnd w:id="13"/>
      <w:r w:rsidDel="00000000" w:rsidR="00000000" w:rsidRPr="00000000">
        <w:rPr>
          <w:rtl w:val="0"/>
        </w:rPr>
        <w:t xml:space="preserve">2.6 Summary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from random-effects Hierarchical Age-Period-Cohort Models (HAPC), point to the existence of a distinct consumption generation centered around engagement with the craft fair and art festival form. This cohort comes of age during the immediate post-progressive era period. </w:t>
      </w:r>
      <w:r w:rsidDel="00000000" w:rsidR="00000000" w:rsidRPr="00000000">
        <w:rPr>
          <w:rtl w:val="0"/>
        </w:rPr>
        <w:t xml:space="preserve">Our argument is that this generational effect emerges from the consolidation of institutional entrepreneurship and institution building processes enacted during the progressive era, which become consolidated in powerful organizations during the post-war period. </w:t>
      </w:r>
      <w:r w:rsidDel="00000000" w:rsidR="00000000" w:rsidRPr="00000000">
        <w:rPr>
          <w:rtl w:val="0"/>
        </w:rPr>
        <w:t xml:space="preserve">We follow with a historical analysis designed to empirically explore this </w:t>
      </w:r>
      <w:r w:rsidDel="00000000" w:rsidR="00000000" w:rsidRPr="00000000">
        <w:rPr>
          <w:rtl w:val="0"/>
        </w:rPr>
        <w:t xml:space="preserve">hypothesis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mlrznx5fvcu7" w:id="14"/>
      <w:bookmarkEnd w:id="14"/>
      <w:r w:rsidDel="00000000" w:rsidR="00000000" w:rsidRPr="00000000">
        <w:rPr>
          <w:rtl w:val="0"/>
        </w:rPr>
        <w:t xml:space="preserve">3.0 Institutional and Organizational Impacts on Taste Publics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and fruitful investigations of cultural tastes, on the one hand, and the production of culture on the other, provide contemporary scholars with the opportunity to build more sophisticated theories of the links between these two cultural realms. We begin such an investigation with a simple premise: historical changes in the institutional organization of culture are linked to the generation (maintenance or dissolution) of culture consuming publics. </w:t>
      </w:r>
      <w:r w:rsidDel="00000000" w:rsidR="00000000" w:rsidRPr="00000000">
        <w:rPr>
          <w:rtl w:val="0"/>
        </w:rPr>
      </w:r>
    </w:p>
    <w:p w:rsidR="00000000" w:rsidDel="00000000" w:rsidP="00000000" w:rsidRDefault="00000000" w:rsidRPr="00000000" w14:paraId="00000057">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rthpzo7ahx18" w:id="15"/>
      <w:bookmarkEnd w:id="15"/>
      <w:r w:rsidDel="00000000" w:rsidR="00000000" w:rsidRPr="00000000">
        <w:rPr>
          <w:rtl w:val="0"/>
        </w:rPr>
        <w:t xml:space="preserve">3.1 The Emergence of High Culture as an Exemplar Case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influential article, Paul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High culture, a strongly classified, consensually defined body of art, distinct from popular fare, was the consequence of work by urban elites to create organizations that isolated and sacralized it. It failed to develop in Boston prior to 1870 partially because no existing organizations were equipped to define and sustain the institution of fine or “high” art. DiMaggio argues that the non-profit corporation made the sacralization of art possible because the form was a familiar tool to elites, insulated from market processes and from state intervention, provided the stability for these changes to take place, and their charters stipulated diffuse enough goals to accommodate conflicting purposes and changing ends.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period where the grand project of defining an institutional field of “fine arts” culture begins to be pursued by bourgeois urban elites (DiMaggio 1982). This is also the period in which what Levine (1988) has referred to as the “sacralization” of the arts begins in full force. These fields come to have an organizational base in universities, museums, galleries and other elite-supported non-profit institutions designed for the production, dissemination and canonization of cultural works as well as for the training of both artists and consumers on the newly defined principles of cultural valuation (Conner 2008: 113).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organizational changes were accompanied by efforts to institutionalize high culture. DiMaggio identifies three key activities that occupied Brahmin cultural capitalists: (1) entrepreneurship, manifest in the adaptation of an existing organizational form to a new purpose; (2) the classification of works as art or entertainment; and, (3) framing, or the creation of a new relationship between works of art and audiences.  He characterizes their challenge: “Boston’s cultural capitalists would have to find a form able to achieve all these aims: a single organizational base for each art form; institutions that could claim to serve the community, even as they defined the community to include only the elite and upper-middle classes; and enough social distance between art and audience, between performer and public, to permit the mystification necessary to define a body of artistic work as sacred” (1982: 38). In orchestral music for instance, sacralization took the form of an epochal shift from playing work mostly by contemporary authors to playing compositions authored by an increasingly narrow number of “great” dead composers (“classics”) (Weber 1977: 15).</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DiMaggio’s research demonstrates an association  between organizational factors (the creation of the non-profit arts organization) and institutional work (sacralization) accomplished by cultural entrepreneurs (the Brahmins) to the production of a new form of taste (high culture). It is this sort of work that is still needed as sociologists explore new forms of cultural expression, and new production arrangements. These include, most importantly for our purposes, the </w:t>
      </w:r>
      <w:r w:rsidDel="00000000" w:rsidR="00000000" w:rsidRPr="00000000">
        <w:rPr>
          <w:rtl w:val="0"/>
        </w:rPr>
        <w:t xml:space="preserve">characteristic features of the </w:t>
      </w:r>
      <w:r w:rsidDel="00000000" w:rsidR="00000000" w:rsidRPr="00000000">
        <w:rPr>
          <w:rtl w:val="0"/>
        </w:rPr>
        <w:t xml:space="preserve">20th century’s </w:t>
      </w:r>
      <w:r w:rsidDel="00000000" w:rsidR="00000000" w:rsidRPr="00000000">
        <w:rPr>
          <w:rtl w:val="0"/>
        </w:rPr>
        <w:t xml:space="preserve">artistic field</w:t>
      </w:r>
      <w:r w:rsidDel="00000000" w:rsidR="00000000" w:rsidRPr="00000000">
        <w:rPr>
          <w:rtl w:val="0"/>
        </w:rPr>
        <w:t xml:space="preserve">: the rise of the cultural omnivore and the expansion of the artistic canon to include vernacular work (</w:t>
      </w:r>
      <w:r w:rsidDel="00000000" w:rsidR="00000000" w:rsidRPr="00000000">
        <w:rPr>
          <w:rtl w:val="0"/>
        </w:rPr>
        <w:t xml:space="preserve">also known as</w:t>
      </w:r>
      <w:r w:rsidDel="00000000" w:rsidR="00000000" w:rsidRPr="00000000">
        <w:rPr>
          <w:rtl w:val="0"/>
        </w:rPr>
        <w:t xml:space="preserve"> aesthetic valorization). Although scholars have proffered some thoughts on the link between these two phenomena, no single analysis seeks to link the micro-manifestation with its meso-level support.</w:t>
      </w:r>
    </w:p>
    <w:p w:rsidR="00000000" w:rsidDel="00000000" w:rsidP="00000000" w:rsidRDefault="00000000" w:rsidRPr="00000000" w14:paraId="0000005C">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bsebd9m3hx0z" w:id="16"/>
      <w:bookmarkEnd w:id="16"/>
      <w:r w:rsidDel="00000000" w:rsidR="00000000" w:rsidRPr="00000000">
        <w:rPr>
          <w:rtl w:val="0"/>
        </w:rPr>
        <w:t xml:space="preserve">3.2 Genre Mobility and Artistic Valorization Processes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non-profit organizational form provided elite art patrons dominion over definitions of “art,” they turned their attention toward maintaining art’s legitimacy by responding to changing expectations of the role of art in our society. Changing political, social, and economic conditions place pressure on organizations to shift their institutional practices, and this is no less true for arts organizations like museums. In particular, arts administrators, dealers, experts, critics, patrons, donors, collectors, artists, and audience members expect that definitions of “American art” change to reflect transformations in our national character. “One of the consequences is that...museums welcome into their halls works that were not considered Art until they were granted entry: African ‘primitive’ works, folk art, comic strips, and even industrial artifacts</w:t>
      </w:r>
      <w:r w:rsidDel="00000000" w:rsidR="00000000" w:rsidRPr="00000000">
        <w:rPr>
          <w:rtl w:val="0"/>
        </w:rPr>
        <w:t xml:space="preserve">”</w:t>
      </w:r>
      <w:r w:rsidDel="00000000" w:rsidR="00000000" w:rsidRPr="00000000">
        <w:rPr>
          <w:rtl w:val="0"/>
        </w:rPr>
        <w:t xml:space="preserve"> (Zolberg 1984: </w:t>
      </w:r>
      <w:r w:rsidDel="00000000" w:rsidR="00000000" w:rsidRPr="00000000">
        <w:rPr>
          <w:rtl w:val="0"/>
        </w:rPr>
        <w:t xml:space="preserve">390</w:t>
      </w:r>
      <w:r w:rsidDel="00000000" w:rsidR="00000000" w:rsidRPr="00000000">
        <w:rPr>
          <w:rtl w:val="0"/>
        </w:rPr>
        <w:t xml:space="preserve">). The artistic valorization of vernacular and popular culture is thus the locus of aesthetic entrepreneurship in the twentieth century, and the focus of our interest.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Studies of artistic valorization document transformations in which works are selected for presentation in benchmark organizations, and the consequent legitimation, or “aestheticization,” of the genres into which those works are classified. Notable studies of artistic valorization have been completed on jazz (Lopes 2002; Peterson 2005), rap (Lena and Pachucki 2013), film (Baumann 2001; Allen and Lincoln 2004), Rock Music (Regev 2007; Schmutz 2005), and cuisine (Ferguson 1998, 2004; Johnston and Baumann 2007). These studies reveal that artistic valorization is promoted by so-called cultural capitalists, institutional entrepreneurs who possess varied forms of symbolic capital that give them the power to re-define artistic classification systems and to situate their tastes in privileged positions (Bourdieu 1987, 1993, 1996). When structural transformations threaten the exclusivity of elite tastes, they simply use their familiarity with, and training in, artistic classification systems to appropriate new works into those systems, a phenomenon discovered in a range of empirical studies (Bernstein 1977; DiMaggio 1987; López-Sintas and Katz-Gerro 2005: 301; Lizardo and Skiles </w:t>
      </w:r>
      <w:r w:rsidDel="00000000" w:rsidR="00000000" w:rsidRPr="00000000">
        <w:rPr>
          <w:rtl w:val="0"/>
        </w:rPr>
        <w:t xml:space="preserve">2012</w:t>
      </w:r>
      <w:r w:rsidDel="00000000" w:rsidR="00000000" w:rsidRPr="00000000">
        <w:rPr>
          <w:rtl w:val="0"/>
        </w:rPr>
        <w:t xml:space="preserve">).</w:t>
      </w:r>
    </w:p>
    <w:p w:rsidR="00000000" w:rsidDel="00000000" w:rsidP="00000000" w:rsidRDefault="00000000" w:rsidRPr="00000000" w14:paraId="0000005F">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k91s9ffeor7t" w:id="17"/>
      <w:bookmarkEnd w:id="17"/>
      <w:r w:rsidDel="00000000" w:rsidR="00000000" w:rsidRPr="00000000">
        <w:rPr>
          <w:rtl w:val="0"/>
        </w:rPr>
        <w:t xml:space="preserve">3.3 The Artistic Valorization of Folk Culture in America</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Judith Blau (1991: 88) argues that “the turn of the century and the beginning of the Great Depression appear to be especially important for altering the ‘rules’ that govern the development of American culture.” If the adaptation of the non-profit arts organization and its basic institutional practices are the signature features of the first transition, the work of cultural capitalists to expand the artistic canon through the “artistic valorization” of vernacular culture is the defining feature of the years following the Great Depression. </w:t>
      </w:r>
      <w:r w:rsidDel="00000000" w:rsidR="00000000" w:rsidRPr="00000000">
        <w:rPr>
          <w:rtl w:val="0"/>
        </w:rPr>
        <w:t xml:space="preserve">Scholars have identified many macro-social causes for this second period of transformation including </w:t>
      </w:r>
      <w:r w:rsidDel="00000000" w:rsidR="00000000" w:rsidRPr="00000000">
        <w:rPr>
          <w:rtl w:val="0"/>
        </w:rPr>
        <w:t xml:space="preserve">the “emergence of an inclusive national culture, linking local economies, identities, and life styles” (</w:t>
      </w:r>
      <w:r w:rsidDel="00000000" w:rsidR="00000000" w:rsidRPr="00000000">
        <w:rPr>
          <w:rtl w:val="0"/>
        </w:rPr>
        <w:t xml:space="preserve">Hall</w:t>
      </w:r>
      <w:r w:rsidDel="00000000" w:rsidR="00000000" w:rsidRPr="00000000">
        <w:rPr>
          <w:rtl w:val="0"/>
        </w:rPr>
        <w:t xml:space="preserve"> 1984), the invention of a professional class of arts administrators in the 1920s (Zolberg 1986; Meyer 1979; DiMaggio 1991) and the development of professional associations for these administrators (Zolberg 1981)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Nevertheless</w:t>
      </w:r>
      <w:r w:rsidDel="00000000" w:rsidR="00000000" w:rsidRPr="00000000">
        <w:rPr>
          <w:rtl w:val="0"/>
        </w:rPr>
        <w:t xml:space="preserve">, the most important </w:t>
      </w:r>
      <w:r w:rsidDel="00000000" w:rsidR="00000000" w:rsidRPr="00000000">
        <w:rPr>
          <w:rtl w:val="0"/>
        </w:rPr>
        <w:t xml:space="preserve">institutional force in the transformation of American art during the first half of the twentieth century was the wildly important role of the federal and state governments during the New Deal. When the art markets collapsed with the rest of the economy, governments stepped in to replace the primary and secondary art markets. </w:t>
      </w:r>
      <w:r w:rsidDel="00000000" w:rsidR="00000000" w:rsidRPr="00000000">
        <w:rPr>
          <w:rtl w:val="0"/>
        </w:rPr>
        <w:t xml:space="preserve">Federal, state, and local government bodies provided subsidies to individual artists and to support new organizational ventures, including schools of art, visual art spaces, and performing arts events. As a direct commissioning agent, government bodies encouraged the production of works that displayed “the American experience” and its “roots in the folk tradition of the people” (Matthews 1975: 334). Administrators of WPA offices in the visual, performing, and literary arts encouraged their artists to develop “a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Broad-based transformations in the expectations of the art-consuming public resulted from these measures, most importantly, </w:t>
      </w:r>
      <w:r w:rsidDel="00000000" w:rsidR="00000000" w:rsidRPr="00000000">
        <w:rPr>
          <w:rtl w:val="0"/>
        </w:rPr>
        <w:t xml:space="preserve"> rapid and significant </w:t>
      </w:r>
      <w:r w:rsidDel="00000000" w:rsidR="00000000" w:rsidRPr="00000000">
        <w:rPr>
          <w:rtl w:val="0"/>
        </w:rPr>
        <w:t xml:space="preserve">activity by arts administrators, curators, and artistic directors</w:t>
      </w:r>
      <w:r w:rsidDel="00000000" w:rsidR="00000000" w:rsidRPr="00000000">
        <w:rPr>
          <w:rtl w:val="0"/>
        </w:rPr>
        <w:t xml:space="preserve"> to valorize some vernacular culture </w:t>
      </w:r>
      <w:r w:rsidDel="00000000" w:rsidR="00000000" w:rsidRPr="00000000">
        <w:rPr>
          <w:rtl w:val="0"/>
        </w:rPr>
        <w:t xml:space="preserve">and </w:t>
      </w:r>
      <w:r w:rsidDel="00000000" w:rsidR="00000000" w:rsidRPr="00000000">
        <w:rPr>
          <w:rtl w:val="0"/>
        </w:rPr>
        <w:t xml:space="preserve">to produce </w:t>
      </w:r>
      <w:r w:rsidDel="00000000" w:rsidR="00000000" w:rsidRPr="00000000">
        <w:rPr>
          <w:rtl w:val="0"/>
        </w:rPr>
        <w:t xml:space="preserve">what some have called </w:t>
      </w:r>
      <w:r w:rsidDel="00000000" w:rsidR="00000000" w:rsidRPr="00000000">
        <w:rPr>
          <w:rtl w:val="0"/>
        </w:rPr>
        <w:t xml:space="preserve">a “vernacular </w:t>
      </w:r>
      <w:r w:rsidDel="00000000" w:rsidR="00000000" w:rsidRPr="00000000">
        <w:rPr>
          <w:rtl w:val="0"/>
        </w:rPr>
        <w:t xml:space="preserve">modernism</w:t>
      </w:r>
      <w:r w:rsidDel="00000000" w:rsidR="00000000" w:rsidRPr="00000000">
        <w:rPr>
          <w:rtl w:val="0"/>
        </w:rPr>
        <w:t xml:space="preserve">.”</w:t>
      </w:r>
    </w:p>
    <w:p w:rsidR="00000000" w:rsidDel="00000000" w:rsidP="00000000" w:rsidRDefault="00000000" w:rsidRPr="00000000" w14:paraId="00000062">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of6bdb4nxn9x" w:id="18"/>
      <w:bookmarkEnd w:id="18"/>
      <w:r w:rsidDel="00000000" w:rsidR="00000000" w:rsidRPr="00000000">
        <w:rPr>
          <w:rtl w:val="0"/>
        </w:rPr>
        <w:t xml:space="preserve">3.4 The WPA: Overview of Agencies and </w:t>
      </w: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063">
      <w:pPr>
        <w:pStyle w:val="Heading3"/>
        <w:keepNext w:val="1"/>
        <w:keepLines w:val="1"/>
        <w:pageBreakBefore w:val="0"/>
        <w:pBdr>
          <w:top w:space="0" w:sz="0" w:val="nil"/>
          <w:left w:space="0" w:sz="0" w:val="nil"/>
          <w:bottom w:space="0" w:sz="0" w:val="nil"/>
          <w:right w:space="0" w:sz="0" w:val="nil"/>
          <w:between w:space="0" w:sz="0" w:val="nil"/>
        </w:pBdr>
        <w:shd w:fill="auto" w:val="clear"/>
        <w:spacing w:before="300" w:lineRule="auto"/>
        <w:ind w:left="450" w:right="630" w:firstLine="0"/>
        <w:rPr/>
      </w:pPr>
      <w:bookmarkStart w:colFirst="0" w:colLast="0" w:name="_780402kr432u" w:id="19"/>
      <w:bookmarkEnd w:id="19"/>
      <w:r w:rsidDel="00000000" w:rsidR="00000000" w:rsidRPr="00000000">
        <w:rPr>
          <w:rtl w:val="0"/>
        </w:rPr>
        <w:t xml:space="preserve">The New Deal Art Projects were a phenomenon in our time. Although they are now history, every impartial observer recognizes their supreme importance for the development of American art (Greengard et al 1986: 48).</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activities of the New Deal era arts agencies softened elites to the expansion of the American arts to include forms of what is often called “vernacular” or “folk” culture. The presentation of these works in benchmark arts organizations, and their continuing presence within permanent collections and in the performance canon, made it possible for certain culture consumption publics to treat (some) “lowbrow” cultural forms as legitimate carriers of cultural capital. </w:t>
      </w:r>
      <w:r w:rsidDel="00000000" w:rsidR="00000000" w:rsidRPr="00000000">
        <w:rPr>
          <w:rtl w:val="0"/>
        </w:rPr>
        <w:t xml:space="preserve">In this section, we examine the </w:t>
      </w:r>
      <w:r w:rsidDel="00000000" w:rsidR="00000000" w:rsidRPr="00000000">
        <w:rPr>
          <w:rtl w:val="0"/>
        </w:rPr>
        <w:t xml:space="preserve">valorization practices</w:t>
      </w:r>
      <w:r w:rsidDel="00000000" w:rsidR="00000000" w:rsidRPr="00000000">
        <w:rPr>
          <w:rtl w:val="0"/>
        </w:rPr>
        <w:t xml:space="preserve"> of New Deal arts agencies paying particular attention to the production of “vernacular modernist” works and their sacralization by cultural capitalists drawn from the WPA rolls. The valorization of these works as art, and their display and performance in benchmark arts organizations, shape the historical context within which a generation of craft fair and visual arts festival consumers were enculturated. </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Facing massive unemployment and poverty, President Franklin Delano Roosevelt established federal agencies charged with employing out-of-work artists and with achieving a “picture of democratic justice and spiritual beauty” (Biddle 1939: 267-8, quoted in Mathews 1975).</w:t>
      </w:r>
      <w:r w:rsidDel="00000000" w:rsidR="00000000" w:rsidRPr="00000000">
        <w:rPr>
          <w:vertAlign w:val="superscript"/>
          <w:rtl w:val="0"/>
        </w:rPr>
        <w:t xml:space="preserve"> </w:t>
      </w:r>
      <w:r w:rsidDel="00000000" w:rsidR="00000000" w:rsidRPr="00000000">
        <w:rPr>
          <w:rtl w:val="0"/>
        </w:rPr>
        <w:t xml:space="preserve">This phrase comes from the memoir of lawyer-turned-artist George Biddle, prep school friend of Roosevelt, and the man credited with suggesting an artist’s work relief program as part of a more comprehensive plan to provide citizen’s assistance in the wake of the Great Depression.</w:t>
      </w:r>
      <w:r w:rsidDel="00000000" w:rsidR="00000000" w:rsidRPr="00000000">
        <w:rPr>
          <w:vertAlign w:val="superscript"/>
        </w:rPr>
        <w:footnoteReference w:customMarkFollows="0" w:id="2"/>
      </w:r>
      <w:r w:rsidDel="00000000" w:rsidR="00000000" w:rsidRPr="00000000">
        <w:rPr>
          <w:rtl w:val="0"/>
        </w:rPr>
        <w:t xml:space="preserve"> Biddle pressed Roosevelt to envision an American dream that involved not just economic and social justice, but also cultural richness and diversity: “Art for the Millions.”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State-level support for indigent artists began as early as 1931, but the first Federal, non-relief project for artists, the Public Works of Art Project (PWAP), was initiated in 1933.</w:t>
      </w:r>
      <w:r w:rsidDel="00000000" w:rsidR="00000000" w:rsidRPr="00000000">
        <w:rPr>
          <w:vertAlign w:val="superscript"/>
        </w:rPr>
        <w:footnoteReference w:customMarkFollows="0" w:id="3"/>
      </w:r>
      <w:r w:rsidDel="00000000" w:rsidR="00000000" w:rsidRPr="00000000">
        <w:rPr>
          <w:rtl w:val="0"/>
        </w:rPr>
        <w:t xml:space="preserve"> This program, with the Treasury Relief Art Project (TRAP, 1935-9), awarded commissions to artists for the production of paintings, sculptures, and murals for display in federal buildings across the nation. A more comprehensive work relief program began in October 1935, and was known as the Works Progress Administration (WPA). Under the WPA, the four programs referred to as “Federal Project Number One” provided subsidies for the production of visual art, music, theater, and literature.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Artists employed under Federal One produced a great variety of art works,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At it’s peak, the WPA employed approximately 5,000 American artists. The output of creative material is astonishing: from 1935 to the closing of the final iteration of this agency in June 1943, artists created 2,566 murals, 17,744 sculptures, 108,099 paintings, 250,000 prints from 11,285 images, 2 million posters from 35,000 designs, and more than 22,000 design plates (O’Connor 1969: 28-9; Greengard et al 1986: 58-60). Estimates of the total cost of the WPA hover around $35 million.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Deal elites like Harry Hopkins, who was appointed in 1933 to direct monies for actors and musicians, endorsed the vision of a cultural democracy taken up by Biddle and Roosevelt.</w:t>
      </w:r>
      <w:r w:rsidDel="00000000" w:rsidR="00000000" w:rsidRPr="00000000">
        <w:rPr>
          <w:vertAlign w:val="superscript"/>
        </w:rPr>
        <w:footnoteReference w:customMarkFollows="0" w:id="4"/>
      </w:r>
      <w:r w:rsidDel="00000000" w:rsidR="00000000" w:rsidRPr="00000000">
        <w:rPr>
          <w:rtl w:val="0"/>
        </w:rPr>
        <w:t xml:space="preserve"> Hopkins pushed theater directors to depict the deplorable conditions in tenements in the hope that they might encourage a landslide of support for the funding and construction of decent housing for American citizens. The Theater Division commissioned the adaption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Federal Writer’s Project (FWP) employed more than six and a half thousand writers at its peak (in April 1936), and 275 books, over 700 pamphlets, and uncounted leaflets, radio scripts, and transcripts were written during the project’s tenure. The program generated the American Guide Series; several city guides; socio-ethnic studies; expositions on industrial, labor, society, and community issues; poetry; and documents of American and Native American folklore (Gale Cengage Archives Unbound 2014). The Writer’s Project sent reporters into every state to collect what Ben Botkin, director of the Folklore division, called “living lore,” including the testimony of European immigrants and former slaves. They produced 378 books and pamphlets to serve as local, state, and national guides, encouraging Americans to explore the varied lifeways of their nation.</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Section of the Farm Security Administration employed photographers to document “the need for government programs and their benefits,” an effort that yielded over 270,000 pictures (Greengard et al 1986: 58-60). The Farm Security Administration sent writers and photographers into the Dust Bowl states to document the lives of the people there; this work has become famous thanks to James Agee and Walker Evans’s text </w:t>
      </w:r>
      <w:r w:rsidDel="00000000" w:rsidR="00000000" w:rsidRPr="00000000">
        <w:rPr>
          <w:u w:val="single"/>
          <w:rtl w:val="0"/>
        </w:rPr>
        <w:t xml:space="preserve">Let Us Now Praise Famous Men</w:t>
      </w:r>
      <w:r w:rsidDel="00000000" w:rsidR="00000000" w:rsidRPr="00000000">
        <w:rPr>
          <w:rtl w:val="0"/>
        </w:rPr>
        <w:t xml:space="preserve">. Musicologist Charles Seeger was encouraged by the Resettlement Administration to foster the unity of communities by encouraging the use of indigenous musical resources. Seeger sought to identify regional, popular and folk music in order to integrate it with academic music into a uniquely American idiomatic expression (Mathews 1975). It is also said that the documentary form finds its roots in the skills and information that filmmakers, photographers, journalists, and artists generated in documenting American life for the WPA.</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Federal Music Project (FMP) is said to have supported 5,000 performances for 3 million people each week, employing roughly 16,000 musicians at its peak (Adams and Goldbard 1995). They staged public performances of over 1,500 compositions by 540 American composers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FMP work included the teaching and copying of music and the maintenance of music libraries. An index of American composers and compositions was initiated but left incomplete, but the card files were deposited in the music division of the Library of Congress. Music division director Nikolai Sokoloff reported that his musicians performed works by almost 14,000 American composers in his first year and a half as director, and music transcriptionists recorded folk music of a dizzying variety: white and black spirituals, Spanish songs from the Southwest, Creole ballads from Louisiana, liturgical music from California missions, and bayou songs from the Mississippi delta (Mathews 1975: 336). According to a 1936 brief in </w:t>
      </w:r>
      <w:r w:rsidDel="00000000" w:rsidR="00000000" w:rsidRPr="00000000">
        <w:rPr>
          <w:u w:val="single"/>
          <w:rtl w:val="0"/>
        </w:rPr>
        <w:t xml:space="preserve">Time Magazine</w:t>
      </w:r>
      <w:r w:rsidDel="00000000" w:rsidR="00000000" w:rsidRPr="00000000">
        <w:rPr>
          <w:rtl w:val="0"/>
        </w:rPr>
        <w:t xml:space="preserve">, Sokoloff reported that his payroll included 15,639 “players, singers, composers, teachers, librarians, copyists, arrangers, tuners, music-binders” including a 22-piece “gypsy orchestra” in Pittsburg,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humble origins of much of this cultural material stood in contrast to the pageantry and even glamor of their display. Operating under the aegis of the federal, state, and local governments, many of these programs presented displays and performances in traditional benchmark arts organizations including the Smithsonian, the National Gallery, the Museum of Modern Art, and the Federal Art Gallery in New York (Greengard et al 1986). The Public Works of Art Project (PWAP) closed with a gigantic exhibition in Washington at which high-ranking government employees were encouraged to take what they liked and to display the art in their offices.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Surveys from the Federal Theater revealed that most audience members were middle class (even in Harlem, and despite a concerted effort to attract low income groups), although those surveys may not have been executed well (Mathews 1975: 330). While the audiences for these performances were large, they were not attracting many non-traditional audience members. Indeed, cultured, liberal, elites were the main beneficiaries. National Art Week did not, as its slogan promised, resolve in “A Work of Art for Every American Home.” Instead, the biggest purchaser was Thomas J. Watson of IBM, who had been appointed by Roosevelt to serve as the National Chairman of Art Week (Mathews 1975:  </w:t>
      </w:r>
      <w:r w:rsidDel="00000000" w:rsidR="00000000" w:rsidRPr="00000000">
        <w:rPr>
          <w:rtl w:val="0"/>
        </w:rPr>
        <w:t xml:space="preserve">332</w:t>
      </w:r>
      <w:r w:rsidDel="00000000" w:rsidR="00000000" w:rsidRPr="00000000">
        <w:rPr>
          <w:rtl w:val="0"/>
        </w:rPr>
        <w:t xml:space="preserv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Artist Yasuo Kuniyoshi has argued that </w:t>
      </w:r>
      <w:r w:rsidDel="00000000" w:rsidR="00000000" w:rsidRPr="00000000">
        <w:rPr>
          <w:rtl w:val="0"/>
        </w:rPr>
        <w:t xml:space="preserve">great American art was collected and created by WPA “artists [who] were encouraged to prove the American experience and search for roots in the folk tradition of the people, documenting the values and behavior of a culture in the throes of self-recognition” (Matthews 1975: 334). This new “folk consciousness” importantly included the ethnomusicological forays of Charles Seeger from the music division, John Lomax from the writer’s project (who collected folk music as well), and Cahill’s “Index of American Design” which brought a continuity and distinction to folk art. Add to this the decidedly regionalist preoccupations of Thomas Hart Benton, Grant Wood and John S. Curry. As one historian opined: “the resulting output of Americana was overwhelming” (Mathews 1975: 334).</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While some programs, like the Treasury Relief Art Project (TRAP), described as the “Ritz of relief projects for artists,” and directed by “young sociality painter” Olin Dows (given $550,000 to employ no more than 400 artists (N.A. 1936, “Art: Government Inspiration”), were dedicated to helping privileged groups, the New Deal agencies enacted a comprehensive program to produce and support art by ethnic and racial minorities, and the poor. </w:t>
      </w:r>
      <w:r w:rsidDel="00000000" w:rsidR="00000000" w:rsidRPr="00000000">
        <w:rPr>
          <w:rtl w:val="0"/>
        </w:rPr>
        <w:t xml:space="preserve">The lasting and, for our purposes, more important, contribution of these agencies was that they provided an opportunity for economic and political elites to consume folk culture as a form of moral engagement with their community and their nation.</w:t>
      </w:r>
      <w:r w:rsidDel="00000000" w:rsidR="00000000" w:rsidRPr="00000000">
        <w:rPr>
          <w:rtl w:val="0"/>
        </w:rPr>
        <w:t xml:space="preserve"> The WPA created opportunities for the rich to sacralize a new and more diverse group of works as art, and an organizational context within which to do so.</w:t>
      </w:r>
    </w:p>
    <w:p w:rsidR="00000000" w:rsidDel="00000000" w:rsidP="00000000" w:rsidRDefault="00000000" w:rsidRPr="00000000" w14:paraId="00000072">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uied6uvch1bv" w:id="20"/>
      <w:bookmarkEnd w:id="20"/>
      <w:r w:rsidDel="00000000" w:rsidR="00000000" w:rsidRPr="00000000">
        <w:rPr>
          <w:rtl w:val="0"/>
        </w:rPr>
        <w:t xml:space="preserve">3.5 The Role of Cultural Capitalists: Entrepreneurship, Classification, and </w:t>
      </w:r>
      <w:r w:rsidDel="00000000" w:rsidR="00000000" w:rsidRPr="00000000">
        <w:rPr>
          <w:rtl w:val="0"/>
        </w:rPr>
        <w:t xml:space="preserve">Framing</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eager as most New Deal era arts administrators were eager to endorse Roosevelt’s vision of a cultural democracy, although most of them were raised within the economic, political, and cultural elite (and many were unapologetic elitists). These elites—these “cultural capitalists”—ultimately transformed the institutional practices of benchmark arts organizations such that folk or vernacular works could be included in their collections and repertoires.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Among them was Holger Cahill, Director of the Federal Art Project (FAP) (1935-1943), who, in addition to his duties at the FAP, influenced the curatorial directions of several institutions including the Newark Museum and MoMA, where he served as interim director for a year (1932-1933). He filled in for his frequent collaborator Alfred H. Barr, the first Director at MoMA (1929-1943), and in this post both were concerned with canonizing a vernacular modernism that drew upon the nation’s unique folk traditions. Because of their efforts, MoMA became known for this approach to the modernist project. They were joined by Edith Halpert, an art dealer who co-founded New York City’s first folk art gallery (the American Folk Art Gallery) with Cahill in 1929. All three (Halpert, Cahill, and Barr) had close relationships with Abby Aldrich Rockefeller and worked with her to build her large and influential collection of both modern and folk art (Bacon 2005). After her death in 1948, that collection would became the foundation of the Abby Aldrich Rockefeller Folk Art Museum in Williamsburg, Virginia (Bacon 2005: 30).</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 post as Director of MoMA, Barr was succeeded by another advocate of vernacular modernism and alum of the New Deal arts agencies: formerly Manager of the WPA’s Indian Arts and Crafts Board (IACB), René d'Harnoncourt was an established expert in Mexican and vernacular and modern American art. During his tenure at MoMA (1949-1968), d’Harnoncourt supervised and personally curated numerous exhibitions of folk art from the United States and elsewhere including displays of “African Negro Sculpture” (1952), American woodcuts (1952), toys (1953), “young American printmakers” (1954), “Ancient Arts of the Andes” (1954), animated cartoons, paintings by “amateurs” (1955), graffiti (1956), film posters (1960),”Japanese vernacular graphics” (1961), and a Walker Evans photography show (1962). He also became a close advisor to Nelson A. Rockefeller, Abby Aldrich Rockefeller's son, and supported Nelson’s acquisition of an enormous collection of so-called “primitive art” from Africa, Oceania, and the Americas. It was d'Harnoncourt who encouraged the budding philanthropist to establish his own cultural institution to house his collection. Rockefeller founded the Museum of Primitive Art in 1954 which housed the nation's most extensive collection of art objects from Africa, Oceania, and the Americas until it closed in 1976. In that year, Rockefeller's primitive art collection transferred to the Metropolitan Museum of Art (NYC), signaling a shift in the museum’s opinion of these works, and their adoption or recognition of Rockefeller and d'Harnoncourt's veneration of folk art (LaGamma et al 2014).</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Equally significant changes were taking place in the performing arts, as cultural capitalists moved benchmark arts organizations toward the goal of preserving and protecting a distinctly American vernacular modernism. </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the WPA achieve its goal of “Art for the Millions,” and was this work available to post-depression audiences? More research is required in order to recover, locate, and inventory the totality of existing cultural products created under Federal One. However, we do know that multiple local, state, and federal arts organizations ended up in possession of the works created, and many used these acquisitions to form the core of their 20</w:t>
      </w:r>
      <w:r w:rsidDel="00000000" w:rsidR="00000000" w:rsidRPr="00000000">
        <w:rPr>
          <w:vertAlign w:val="superscript"/>
          <w:rtl w:val="0"/>
        </w:rPr>
        <w:t xml:space="preserve">th</w:t>
      </w:r>
      <w:r w:rsidDel="00000000" w:rsidR="00000000" w:rsidRPr="00000000">
        <w:rPr>
          <w:rtl w:val="0"/>
        </w:rPr>
        <w:t xml:space="preserve"> century collections. The Library of Congress holds 70,000 photographs from the Farm Security Administration (Greengard et al 1986: 58-60) and copies of the FWP’s American Guide Series. The original 22,000 plates from the Index of American Design are housed at the National Gallery of Art in Washington, DC. The U.S. General Services Administration has recovered about 200,000 small works that it keeps as a part of its Fine Arts Collection. At least 290 images of silkscreened posters created by WPA artists for theater productions are available in the National Archives, and 22 play scripts plus set designs, costume designs, and original posters for close to 600 productions are held in George Mason University’s Federal Theater Project Materials Collection. Three WPA symphony orchestras developed into regular community institutions—today, only the Buffalo Philharmonic Orchestra and the Utah State Symphony Orchestra continue to perform for the public (Federal Works Agency 1947: </w:t>
      </w:r>
      <w:r w:rsidDel="00000000" w:rsidR="00000000" w:rsidRPr="00000000">
        <w:rPr>
          <w:rtl w:val="0"/>
        </w:rPr>
        <w:t xml:space="preserve">64</w:t>
      </w:r>
      <w:r w:rsidDel="00000000" w:rsidR="00000000" w:rsidRPr="00000000">
        <w:rPr>
          <w:rtl w:val="0"/>
        </w:rPr>
        <w:t xml:space="preserv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Von Groschwitz, Supervisor of the Graphic Art Division of the Federal Art Project in New York, claims that 134 color lithographs made by WPA artists were all acquired by museums (including the Metropolitan Museum of Art) and remain in their permanent collections to this day. The Newark Museum also has a great number of WPA-sponsored works in its collection, including Minna Citron’s painting, “Staten Island Ferry.”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1977, The Smithsonian Institution Traveling Exhibition Series hosted a display of WPA/FPA graphic art. Prints, architecture designs, and paintings have been shown in A.C.A. and other prestigious galleries in New York, Los Angeles, and Washington, D.C. The Wichita Art Museum (Kansas) and the Leigh Yawkey Woodson Art Museum (Wausau, Wisconsin) are just two of the regional art museums that have hosted WPA shows in the last several </w:t>
      </w:r>
      <w:r w:rsidDel="00000000" w:rsidR="00000000" w:rsidRPr="00000000">
        <w:rPr>
          <w:rtl w:val="0"/>
        </w:rPr>
        <w:t xml:space="preserve">decades</w:t>
      </w:r>
      <w:r w:rsidDel="00000000" w:rsidR="00000000" w:rsidRPr="00000000">
        <w:rPr>
          <w:rtl w:val="0"/>
        </w:rPr>
        <w:t xml:space="preserv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Smithsonian played an important supporting role for New Deal Era agencies, hosting performances and exhibitions throughout the depression years. Administrators there were thus predisposed to support bluegrass promoter Ralph Rinzler when he proposed a Festival of American Folklife in 1965 (Rosenberg 1998). Friendly to the idea, the Smithsonian leadership re-conceptualized Rinzler’s proposal as a series of annual events that would lead up to the 1976 Bicentennial, and hired him to plan the first Festival to be held in 1967.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Festival is hosted by the Smithsonian Center for Folklife and Cultural Heritage, and is the largest annual cultural event held in the U.S. capital. An estimated one million people attend the festival each year (N.A. 2013, “Smithsonian”). Its programming is a near-mirror of the New Deal art initiatives. The program of song, dance, craft, and workshops is organized to feature nations, states, and regions, and to highlight the vernacular culture of these places.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catalog for the 1968 Festival of American Folklife draws a clear line of influence between the WPA arts programs and the Festival. Secretary Dillon Ripley’s prologue identifies the New Deal as an era in which America began to recognize and celebrate an “aesthetic tradition of its own” and develop a “culture in which the arts could flourish.” He continues: “We know today that such a culture has been our heritage…. We hope this Festival will serve to bring American people together more fully into touch with their own creative roots, and that from this acquaintance the way may be pointed towards a richer life for some and a more meaningful understanding of the roots of our society” (Ripley 1968: 3).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Festival is meant to expose Americans to folk culture, and to urge them to view it as art. Former Director of the Center for Folklife and Cultural Heritage, Richard Kurin, stated the festival’s purpose is to display and preserve regional, folk, tribal, and other “non-elite and non-commercial” cultural forms that are “not otherwise likely to be heard in a national setting.” The Festival is designed, in his mind, to legitimate folk cultures using the instrument of a national office and its “standards of authenticity, cultural significance, and excellence” and to convey these cultures’ “value to artists, to home communities, to general audiences and to specialists” thereby providing a “needed counterweight to other forms of delegitimization” (Kurin 1989: 15). To Kurin, the Festival is an instrument that promotes the visibility and legitimacy of hidden or marginal cultures and it performs a socialization function as well: training general and specialist audiences to view these cultures as valuable.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experts feel the Festival is inconceivable without the collection, preservation, and display of folk culture during the New Deal era. Alan Lomax, an influential folk song chronicler, said of that time: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0">
      <w:pPr>
        <w:pStyle w:val="Heading5"/>
        <w:pageBreakBefore w:val="0"/>
        <w:pBdr>
          <w:top w:space="0" w:sz="0" w:val="nil"/>
          <w:left w:space="0" w:sz="0" w:val="nil"/>
          <w:bottom w:space="0" w:sz="0" w:val="nil"/>
          <w:right w:space="0" w:sz="0" w:val="nil"/>
          <w:between w:space="0" w:sz="0" w:val="nil"/>
        </w:pBdr>
        <w:shd w:fill="auto" w:val="clear"/>
        <w:spacing w:line="276" w:lineRule="auto"/>
        <w:ind w:left="720" w:right="540"/>
        <w:rPr/>
      </w:pPr>
      <w:bookmarkStart w:colFirst="0" w:colLast="0" w:name="_bsoicn82qxdy" w:id="21"/>
      <w:bookmarkEnd w:id="21"/>
      <w:r w:rsidDel="00000000" w:rsidR="00000000" w:rsidRPr="00000000">
        <w:rPr>
          <w:rtl w:val="0"/>
        </w:rPr>
        <w:t xml:space="preserve">America as a multiple civilization was being recorded, studied, and archived as never before. The White House sponsored and was delighted by the opening up of Washington and the country to further exploration of what kind of place America was, of who Americans were in all their ethnic variety. The Roosevelts and the bright, young, intellectuals of the New Deal and Congress under Roosevelt’s baton put their arms around the whole of American </w:t>
      </w:r>
      <w:r w:rsidDel="00000000" w:rsidR="00000000" w:rsidRPr="00000000">
        <w:rPr>
          <w:rtl w:val="0"/>
        </w:rPr>
        <w:t xml:space="preserve">culture ¾ minorities, </w:t>
      </w:r>
      <w:r w:rsidDel="00000000" w:rsidR="00000000" w:rsidRPr="00000000">
        <w:rPr>
          <w:rtl w:val="0"/>
        </w:rPr>
        <w:t xml:space="preserve">ethnics, blacks, poor whites, Indians, coal miners, unemployed (Cohen 2005).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Lomax’s remarks were recorded in 1981, as a part of the Smithsonian’s commemoration of the 1939 White House folk concert for King George VI and Queen Elizabeth, at which he performed. He was being interviewed by Ralph Rinzler, a rare moment in which two of the most influential mid-century cultural capitalists for the performing arts discussed the significance of their contributions to the artistic valorization of folk art in America.</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Festival’s impact has been felt in other areas of national artistic life. Its influence is seen in the American Folklife Preservation Act of 1976, the American Folklife Center, the Folk Arts Program at the National Endowment of the Arts, and in programs and festivals held across the country (Kurin 1989: 18-19). It is also said to have influenced UNESCO’s 2003 International Convention on the Safeguarding of the Intangible Cultural Heritage.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we see a plumb line from the WPA arts programs to the present in the role of benchmark arts organizations and the Federal government in documenting, preserving, and displaying “folk culture.” Cultural capitalists who governed these organizations and curated their events contributed to the growth of new arts institutions and organizations. They effectively legitimated a form of vernacular American modernism, through the consumption of this culture by elites, and condoned such consumption as a form of moral and civic engagement.</w:t>
      </w:r>
    </w:p>
    <w:p w:rsidR="00000000" w:rsidDel="00000000" w:rsidP="00000000" w:rsidRDefault="00000000" w:rsidRPr="00000000" w14:paraId="00000085">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3vdxr1tubkb2" w:id="22"/>
      <w:bookmarkEnd w:id="22"/>
      <w:r w:rsidDel="00000000" w:rsidR="00000000" w:rsidRPr="00000000">
        <w:rPr>
          <w:rtl w:val="0"/>
        </w:rPr>
        <w:t xml:space="preserve">4.0 Discussion and Concluding Remarks</w:t>
      </w:r>
    </w:p>
    <w:p w:rsidR="00000000" w:rsidDel="00000000" w:rsidP="00000000" w:rsidRDefault="00000000" w:rsidRPr="00000000" w14:paraId="00000086">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4zkxdswleydh" w:id="23"/>
      <w:bookmarkEnd w:id="23"/>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t>
      </w:r>
      <w:r w:rsidDel="00000000" w:rsidR="00000000" w:rsidRPr="00000000">
        <w:rPr>
          <w:rtl w:val="0"/>
        </w:rPr>
        <w:t xml:space="preserve">we have an examined a </w:t>
      </w:r>
      <w:r w:rsidDel="00000000" w:rsidR="00000000" w:rsidRPr="00000000">
        <w:rPr>
          <w:rtl w:val="0"/>
        </w:rPr>
        <w:t xml:space="preserve">crucial</w:t>
      </w:r>
      <w:r w:rsidDel="00000000" w:rsidR="00000000" w:rsidRPr="00000000">
        <w:rPr>
          <w:rtl w:val="0"/>
        </w:rPr>
        <w:t xml:space="preserve"> case of aesthetic mobility across classification systems defining the boundary between “art” and “popular culture.” In addition, we have linked institutional activity around the “folk art” category to generation-specific changes in culture consumption dispositions. In this way, our analysis is of relevance to recent work on the transformation of elite tastes</w:t>
      </w:r>
      <w:r w:rsidDel="00000000" w:rsidR="00000000" w:rsidRPr="00000000">
        <w:rPr>
          <w:rtl w:val="0"/>
        </w:rPr>
        <w:t xml:space="preserve"> (DiMaggio and Mukhtar 2004; Lopez-Sintas and Katz-Gerro 2005; Garcia-Alvarez, Lopez-Sintas and Katz-Gerro 2007). In particular, we demonstrate how the take-up of cultural goods previously marked as “popular culture” by culture-consuming publics is conditioned by historically specific macro-level processes and related transformations in the institutional environment. In this way, our work thus addresses the key issue raised by a small but growing chorus of voices clamoring to situate the omnivore taste phenomenon in a more encompassing macro-level </w:t>
      </w:r>
      <w:r w:rsidDel="00000000" w:rsidR="00000000" w:rsidRPr="00000000">
        <w:rPr>
          <w:rtl w:val="0"/>
        </w:rPr>
        <w:t xml:space="preserve">context</w:t>
      </w:r>
      <w:r w:rsidDel="00000000" w:rsidR="00000000" w:rsidRPr="00000000">
        <w:rPr>
          <w:rtl w:val="0"/>
        </w:rPr>
        <w:t xml:space="preserve"> (Johnston and Baumann 2007; Fishman and Lizardo 2013; Hanquinet, Roose and Savage 2014; Prieur and Savage 2013; Lizardo 2008; Wright 2010).</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w:t>
      </w:r>
      <w:r w:rsidDel="00000000" w:rsidR="00000000" w:rsidRPr="00000000">
        <w:rPr>
          <w:rtl w:val="0"/>
        </w:rPr>
        <w:t xml:space="preserve"> emerging work  suggests that </w:t>
      </w:r>
      <w:r w:rsidDel="00000000" w:rsidR="00000000" w:rsidRPr="00000000">
        <w:rPr>
          <w:rtl w:val="0"/>
        </w:rPr>
        <w:t xml:space="preserve">omnivorousness</w:t>
      </w:r>
      <w:r w:rsidDel="00000000" w:rsidR="00000000" w:rsidRPr="00000000">
        <w:rPr>
          <w:rtl w:val="0"/>
        </w:rPr>
        <w:t xml:space="preserve"> is an epochal shift toward more democratic tastes--either only among elites, or as a broad cultural transformation toward cosmopolitanism (Regev 2007; Saito 2011; Prieur and Savage 2013), as a result of omnipresent and omnipotent media presentations of global culture (Appadurai 1996; Kuipers and de Kloet 2009; Kuipers 2011; Wright, Purhonen and Heikkilä 2013), </w:t>
      </w:r>
      <w:r w:rsidDel="00000000" w:rsidR="00000000" w:rsidRPr="00000000">
        <w:rPr>
          <w:rtl w:val="0"/>
        </w:rPr>
        <w:t xml:space="preserve">and </w:t>
      </w:r>
      <w:r w:rsidDel="00000000" w:rsidR="00000000" w:rsidRPr="00000000">
        <w:rPr>
          <w:rtl w:val="0"/>
        </w:rPr>
        <w:t xml:space="preserve">increasing social mobility (Peterson and Kern 1996; Van Eijck 2001; Daenekindt and Roose 2014; Emmison 2003).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 laid out in this paper opens up a new agenda for research centered on the question of whether the accumulation of new tastes </w:t>
      </w:r>
      <w:r w:rsidDel="00000000" w:rsidR="00000000" w:rsidRPr="00000000">
        <w:rPr>
          <w:rtl w:val="0"/>
        </w:rPr>
        <w:t xml:space="preserve">is </w:t>
      </w:r>
      <w:r w:rsidDel="00000000" w:rsidR="00000000" w:rsidRPr="00000000">
        <w:rPr>
          <w:rtl w:val="0"/>
        </w:rPr>
        <w:t xml:space="preserve">the result of cohort transformations or a response to the constant, dynamic expansion and contraction of the </w:t>
      </w:r>
      <w:r w:rsidDel="00000000" w:rsidR="00000000" w:rsidRPr="00000000">
        <w:rPr>
          <w:rtl w:val="0"/>
        </w:rPr>
        <w:t xml:space="preserve">a</w:t>
      </w:r>
      <w:r w:rsidDel="00000000" w:rsidR="00000000" w:rsidRPr="00000000">
        <w:rPr>
          <w:rtl w:val="0"/>
        </w:rPr>
        <w:t xml:space="preserve">rts to include formerly vernacular or “middlebrow” fare</w:t>
      </w:r>
      <w:r w:rsidDel="00000000" w:rsidR="00000000" w:rsidRPr="00000000">
        <w:rPr>
          <w:rtl w:val="0"/>
        </w:rPr>
        <w:t xml:space="preserve">.</w:t>
      </w:r>
      <w:r w:rsidDel="00000000" w:rsidR="00000000" w:rsidRPr="00000000">
        <w:rPr>
          <w:rtl w:val="0"/>
        </w:rPr>
        <w:t xml:space="preserve"> Simply put, future research needs to consider to possibility of whether the current focus on omnivorousness at the individual level  masks variegated, partially overlapping institutional processes of artistic valorization, whose outcomes ripple through distinct generations of art </w:t>
      </w:r>
      <w:r w:rsidDel="00000000" w:rsidR="00000000" w:rsidRPr="00000000">
        <w:rPr>
          <w:rtl w:val="0"/>
        </w:rPr>
        <w:t xml:space="preserve">consumers</w:t>
      </w:r>
      <w:r w:rsidDel="00000000" w:rsidR="00000000" w:rsidRPr="00000000">
        <w:rPr>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scholars have begun to test the impact of macro- and meso-structural factors (that early scholars identified) to explain the rise of omnivorousness, to mixed results. It is most often the case that scholars fail to find variation in highbrow omnivores, and therefore discard </w:t>
      </w:r>
      <w:r w:rsidDel="00000000" w:rsidR="00000000" w:rsidRPr="00000000">
        <w:rPr>
          <w:rtl w:val="0"/>
        </w:rPr>
        <w:t xml:space="preserve">the explanatory role of </w:t>
      </w:r>
      <w:r w:rsidDel="00000000" w:rsidR="00000000" w:rsidRPr="00000000">
        <w:rPr>
          <w:rtl w:val="0"/>
        </w:rPr>
        <w:t xml:space="preserve">context</w:t>
      </w:r>
      <w:r w:rsidDel="00000000" w:rsidR="00000000" w:rsidRPr="00000000">
        <w:rPr>
          <w:rtl w:val="0"/>
        </w:rPr>
        <w:t xml:space="preserve">ual</w:t>
      </w:r>
      <w:r w:rsidDel="00000000" w:rsidR="00000000" w:rsidRPr="00000000">
        <w:rPr>
          <w:rtl w:val="0"/>
        </w:rPr>
        <w:t xml:space="preserve"> factors (Lambert et al 2005). On the other hand, market and organizational influences appear to explain variation in the emergence of omnivorous consumption, at least for certain media (Lizardo and Skiles 2009). Additionally, cross-national differences appear to reflect the distinctive character of social class within nations (Katz-Gerro 2002). Social class appears to intersect with parental cultural and economic resources, at least in a selection of former socialist societies (Kraaykamp and Nieuwbeerta 2000). In addition, cross-national heterogeneity in institutional and pedagogical practices seem to generate structured, generation-specific differences in omnivorousness (Fishman and Lizardo 2013). As more research is done, it could be that organizational and institutional shifts within art worlds provide relatively robust explanations for the shift toward omnivorous elite tastes, taken in combination with broad social change (Wright 2010; Hanquinet, Roose and Savage 2014; Lizardo 2008).</w:t>
      </w:r>
    </w:p>
    <w:p w:rsidR="00000000" w:rsidDel="00000000" w:rsidP="00000000" w:rsidRDefault="00000000" w:rsidRPr="00000000" w14:paraId="0000008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gmh7e581y4v" w:id="24"/>
      <w:bookmarkEnd w:id="24"/>
      <w:r w:rsidDel="00000000" w:rsidR="00000000" w:rsidRPr="00000000">
        <w:rPr>
          <w:rtl w:val="0"/>
        </w:rPr>
        <w:t xml:space="preserve">4.</w:t>
      </w:r>
      <w:r w:rsidDel="00000000" w:rsidR="00000000" w:rsidRPr="00000000">
        <w:rPr>
          <w:rtl w:val="0"/>
        </w:rPr>
        <w:t xml:space="preserve">2</w:t>
      </w:r>
      <w:r w:rsidDel="00000000" w:rsidR="00000000" w:rsidRPr="00000000">
        <w:rPr>
          <w:rtl w:val="0"/>
        </w:rPr>
        <w:t xml:space="preserve"> Contributions to Studies of Organizational and Institutional Change</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we have argued that one cluster of influences can be found in the government programs that employed artists during the New Deal, the consequent expansion of benchmark arts canons that followed, and that the artistic valorization of these folk idioms. These organizational and institutional changes together contributed to the creating of a distinct generation of art consumers oriented towards this category in the last quarter of the 20</w:t>
      </w:r>
      <w:r w:rsidDel="00000000" w:rsidR="00000000" w:rsidRPr="00000000">
        <w:rPr>
          <w:vertAlign w:val="superscript"/>
          <w:rtl w:val="0"/>
        </w:rPr>
        <w:t xml:space="preserve">th</w:t>
      </w:r>
      <w:r w:rsidDel="00000000" w:rsidR="00000000" w:rsidRPr="00000000">
        <w:rPr>
          <w:rtl w:val="0"/>
        </w:rPr>
        <w:t xml:space="preserve"> century. In this way, the present research adds to our understanding of the organizational and institutional foundations of the rise of elite culture consuming publics.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begun to identify the boundaries of a strongly classified, consensually defined body of folk culture that is treated as art, distinct from popular fare. Our analysis reveals the important work of institutional entrepreneurs who governed organizations that isolated and sacralized some vernacular culture. Cultural capitalists, many of whom were administrators in the various WPA organizations, contributed in manifestly important ways to this transformation. The federal government (with the cooperation of states and municipalities) provided the resources necessary for these changes to take place. We argue that the WPA agencies, MoMA, the Smithsonian Festival of Folklife, and other arts venues provided organizational contexts within which the institutionalization of folk culture as art could take place.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conclusions rest on a historical analysis of organizational and institutional change that finds its inspiration in DiMaggio’s (1982) analysis of an earlier transformation in elite taste: the emergence of a boundary between high and low art in the late 19</w:t>
      </w:r>
      <w:r w:rsidDel="00000000" w:rsidR="00000000" w:rsidRPr="00000000">
        <w:rPr>
          <w:vertAlign w:val="superscript"/>
          <w:rtl w:val="0"/>
        </w:rPr>
        <w:t xml:space="preserve">th</w:t>
      </w:r>
      <w:r w:rsidDel="00000000" w:rsidR="00000000" w:rsidRPr="00000000">
        <w:rPr>
          <w:rtl w:val="0"/>
        </w:rPr>
        <w:t xml:space="preserve"> century. Nevertheless, a number of important questions remain to be addressed on this score. </w:t>
      </w:r>
      <w:r w:rsidDel="00000000" w:rsidR="00000000" w:rsidRPr="00000000">
        <w:rPr>
          <w:rtl w:val="0"/>
        </w:rPr>
        <w:t xml:space="preserve">In </w:t>
      </w:r>
      <w:r w:rsidDel="00000000" w:rsidR="00000000" w:rsidRPr="00000000">
        <w:rPr>
          <w:rtl w:val="0"/>
        </w:rPr>
        <w:t xml:space="preserve">DiMaggio’s (1982) account of the organizational and institutional transformations that wrought the division of high and “low” culture in America, he was careful to identify other factors that contributed to the ritualization or durability of this boundary. Similarly, we wish to emphasize that state subventions for the arts, the rise of the national folk festival, and changing programming at benchmark arts organizations are not the only contributing factors to the </w:t>
      </w:r>
      <w:r w:rsidDel="00000000" w:rsidR="00000000" w:rsidRPr="00000000">
        <w:rPr>
          <w:rtl w:val="0"/>
        </w:rPr>
        <w:t xml:space="preserve">rise of elite omnivorousness</w:t>
      </w:r>
      <w:r w:rsidDel="00000000" w:rsidR="00000000" w:rsidRPr="00000000">
        <w:rPr>
          <w:rtl w:val="0"/>
        </w:rPr>
        <w:t xml:space="preserve"> in the late 20</w:t>
      </w:r>
      <w:r w:rsidDel="00000000" w:rsidR="00000000" w:rsidRPr="00000000">
        <w:rPr>
          <w:vertAlign w:val="superscript"/>
          <w:rtl w:val="0"/>
        </w:rPr>
        <w:t xml:space="preserve">th</w:t>
      </w:r>
      <w:r w:rsidDel="00000000" w:rsidR="00000000" w:rsidRPr="00000000">
        <w:rPr>
          <w:rtl w:val="0"/>
        </w:rPr>
        <w:t xml:space="preserve"> century.</w:t>
      </w:r>
      <w:r w:rsidDel="00000000" w:rsidR="00000000" w:rsidRPr="00000000">
        <w:rPr>
          <w:rtl w:val="0"/>
        </w:rPr>
        <w:t xml:space="preserve"> Nevertheless, the correspondence between significant and well-documented shifts in the organizational and institutional conditions for the production of American folk art and the eruption of a generation of consumers of this fare are a promising foundation for more research in this area.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s5c4j3o4dtd" w:id="26"/>
      <w:bookmarkEnd w:id="26"/>
      <w:r w:rsidDel="00000000" w:rsidR="00000000" w:rsidRPr="00000000">
        <w:rPr>
          <w:rtl w:val="0"/>
        </w:rPr>
        <w:t xml:space="preserve">References</w:t>
      </w:r>
    </w:p>
    <w:p w:rsidR="00000000" w:rsidDel="00000000" w:rsidP="00000000" w:rsidRDefault="00000000" w:rsidRPr="00000000" w14:paraId="0000009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Abramson, Paul. R, Inglehart, Ronald, 1993. Generational replacement and value change </w:t>
      </w:r>
      <w:r w:rsidDel="00000000" w:rsidR="00000000" w:rsidRPr="00000000">
        <w:rPr>
          <w:rtl w:val="0"/>
        </w:rPr>
        <w:t xml:space="preserve">in</w:t>
      </w:r>
      <w:r w:rsidDel="00000000" w:rsidR="00000000" w:rsidRPr="00000000">
        <w:rPr>
          <w:rtl w:val="0"/>
        </w:rPr>
        <w:t xml:space="preserve"> eight west European countries. </w:t>
      </w:r>
      <w:r w:rsidDel="00000000" w:rsidR="00000000" w:rsidRPr="00000000">
        <w:rPr>
          <w:i w:val="1"/>
          <w:iCs w:val="1"/>
          <w:rtl w:val="0"/>
        </w:rPr>
        <w:t xml:space="preserve">British Journal of Politics</w:t>
      </w:r>
      <w:r w:rsidDel="00000000" w:rsidR="00000000" w:rsidRPr="00000000">
        <w:rPr>
          <w:rtl w:val="0"/>
        </w:rPr>
        <w:t xml:space="preserve"> 22, 183–228. </w:t>
      </w:r>
    </w:p>
    <w:p w:rsidR="00000000" w:rsidDel="00000000" w:rsidP="00000000" w:rsidRDefault="00000000" w:rsidRPr="00000000" w14:paraId="0000009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Adams, D. and Arlene Goldbard. 1995. </w:t>
      </w:r>
      <w:r w:rsidDel="00000000" w:rsidR="00000000" w:rsidRPr="00000000">
        <w:rPr>
          <w:i w:val="1"/>
          <w:iCs w:val="1"/>
          <w:rtl w:val="0"/>
        </w:rPr>
        <w:t xml:space="preserve">New Deal Cultural Programs: Experiments in Cultural Democracy.</w:t>
      </w:r>
      <w:r w:rsidDel="00000000" w:rsidR="00000000" w:rsidRPr="00000000">
        <w:rPr>
          <w:rtl w:val="0"/>
        </w:rPr>
      </w:r>
    </w:p>
    <w:p w:rsidR="00000000" w:rsidDel="00000000" w:rsidP="00000000" w:rsidRDefault="00000000" w:rsidRPr="00000000" w14:paraId="0000009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Alexander, Victoria. 1996a. “Pictures at an Exhibition: Conflicting Pressures in Museums and the Display of Art.” </w:t>
      </w:r>
      <w:r w:rsidDel="00000000" w:rsidR="00000000" w:rsidRPr="00000000">
        <w:rPr>
          <w:i w:val="1"/>
          <w:iCs w:val="1"/>
          <w:rtl w:val="0"/>
        </w:rPr>
        <w:t xml:space="preserve">American Journal of Sociology</w:t>
      </w:r>
      <w:r w:rsidDel="00000000" w:rsidR="00000000" w:rsidRPr="00000000">
        <w:rPr>
          <w:rtl w:val="0"/>
        </w:rPr>
        <w:t xml:space="preserve">. Vol. 101 (4): 797-839.</w:t>
      </w:r>
    </w:p>
    <w:p w:rsidR="00000000" w:rsidDel="00000000" w:rsidP="00000000" w:rsidRDefault="00000000" w:rsidRPr="00000000" w14:paraId="0000009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fh8yojb74cql" w:id="27"/>
      <w:bookmarkEnd w:id="27"/>
      <w:r w:rsidDel="00000000" w:rsidR="00000000" w:rsidRPr="00000000">
        <w:rPr>
          <w:rtl w:val="0"/>
        </w:rPr>
        <w:t xml:space="preserve">Alexander, Victoria. 1996b. “From Philanthropy to Funding: The Effects of Corporate and Public Support on American Art Museums.” </w:t>
      </w:r>
      <w:r w:rsidDel="00000000" w:rsidR="00000000" w:rsidRPr="00000000">
        <w:rPr>
          <w:i w:val="1"/>
          <w:iCs w:val="1"/>
          <w:rtl w:val="0"/>
        </w:rPr>
        <w:t xml:space="preserve">Poetics</w:t>
      </w:r>
      <w:r w:rsidDel="00000000" w:rsidR="00000000" w:rsidRPr="00000000">
        <w:rPr>
          <w:rtl w:val="0"/>
        </w:rPr>
        <w:t xml:space="preserve">. Vol. 23.</w:t>
      </w:r>
    </w:p>
    <w:p w:rsidR="00000000" w:rsidDel="00000000" w:rsidP="00000000" w:rsidRDefault="00000000" w:rsidRPr="00000000" w14:paraId="0000009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n31b6dxbhhd" w:id="28"/>
      <w:bookmarkEnd w:id="28"/>
      <w:r w:rsidDel="00000000" w:rsidR="00000000" w:rsidRPr="00000000">
        <w:rPr>
          <w:rtl w:val="0"/>
        </w:rPr>
        <w:t xml:space="preserve">Allen, Michael Patrick, and Anne E Lincoln. 2004. “Critical discourse and the cultural consecration of American films.” </w:t>
      </w:r>
      <w:r w:rsidDel="00000000" w:rsidR="00000000" w:rsidRPr="00000000">
        <w:rPr>
          <w:i w:val="1"/>
          <w:iCs w:val="1"/>
          <w:rtl w:val="0"/>
        </w:rPr>
        <w:t xml:space="preserve">Social Forces</w:t>
      </w:r>
      <w:r w:rsidDel="00000000" w:rsidR="00000000" w:rsidRPr="00000000">
        <w:rPr>
          <w:rtl w:val="0"/>
        </w:rPr>
        <w:t xml:space="preserve"> 82: 871-894.</w:t>
      </w:r>
    </w:p>
    <w:p w:rsidR="00000000" w:rsidDel="00000000" w:rsidP="00000000" w:rsidRDefault="00000000" w:rsidRPr="00000000" w14:paraId="0000009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Appadurai, Arjun. 1996.</w:t>
      </w:r>
      <w:r w:rsidDel="00000000" w:rsidR="00000000" w:rsidRPr="00000000">
        <w:rPr>
          <w:i w:val="1"/>
          <w:iCs w:val="1"/>
          <w:rtl w:val="0"/>
        </w:rPr>
        <w:t xml:space="preserve"> Modernity at Large: Cultural Dimensions of Globalization</w:t>
      </w:r>
      <w:r w:rsidDel="00000000" w:rsidR="00000000" w:rsidRPr="00000000">
        <w:rPr>
          <w:rtl w:val="0"/>
        </w:rPr>
        <w:t xml:space="preserve">. University of Minnesota Press.</w:t>
      </w:r>
    </w:p>
    <w:p w:rsidR="00000000" w:rsidDel="00000000" w:rsidP="00000000" w:rsidRDefault="00000000" w:rsidRPr="00000000" w14:paraId="0000009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Bacon, Mardges. 2005. “Modernism and the Vernacular at the Museum of Modern Art, New York.” Pp. 25-52 in </w:t>
      </w:r>
      <w:r w:rsidDel="00000000" w:rsidR="00000000" w:rsidRPr="00000000">
        <w:rPr>
          <w:i w:val="1"/>
          <w:iCs w:val="1"/>
          <w:rtl w:val="0"/>
        </w:rPr>
        <w:t xml:space="preserve">Vernacular Modernism: Heimat, Globalization, and the Built Environment</w:t>
      </w:r>
      <w:r w:rsidDel="00000000" w:rsidR="00000000" w:rsidRPr="00000000">
        <w:rPr>
          <w:rtl w:val="0"/>
        </w:rPr>
        <w:t xml:space="preserve">, Umbach, Maiken and Bernd Hüppauf (eds.). Stanford: Stanford UP. </w:t>
      </w:r>
    </w:p>
    <w:p w:rsidR="00000000" w:rsidDel="00000000" w:rsidP="00000000" w:rsidRDefault="00000000" w:rsidRPr="00000000" w14:paraId="0000009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Baumann, Shyon. 2001. “Intellectualization and Art World Development: Film in the United States.” </w:t>
      </w:r>
      <w:r w:rsidDel="00000000" w:rsidR="00000000" w:rsidRPr="00000000">
        <w:rPr>
          <w:i w:val="1"/>
          <w:iCs w:val="1"/>
          <w:rtl w:val="0"/>
        </w:rPr>
        <w:t xml:space="preserve">American Sociological Review</w:t>
      </w:r>
      <w:r w:rsidDel="00000000" w:rsidR="00000000" w:rsidRPr="00000000">
        <w:rPr>
          <w:rtl w:val="0"/>
        </w:rPr>
        <w:t xml:space="preserve">. Vol. 66: 404-426.</w:t>
      </w:r>
      <w:r w:rsidDel="00000000" w:rsidR="00000000" w:rsidRPr="00000000">
        <w:rPr>
          <w:rtl w:val="0"/>
        </w:rPr>
      </w:r>
    </w:p>
    <w:p w:rsidR="00000000" w:rsidDel="00000000" w:rsidP="00000000" w:rsidRDefault="00000000" w:rsidRPr="00000000" w14:paraId="0000009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Beck, Ulrich. 2002. “The Cosmopolitan Society and Its Enemies.” </w:t>
      </w:r>
      <w:r w:rsidDel="00000000" w:rsidR="00000000" w:rsidRPr="00000000">
        <w:rPr>
          <w:i w:val="1"/>
          <w:iCs w:val="1"/>
          <w:rtl w:val="0"/>
        </w:rPr>
        <w:t xml:space="preserve">Theory, Culture, and Society. </w:t>
      </w:r>
      <w:r w:rsidDel="00000000" w:rsidR="00000000" w:rsidRPr="00000000">
        <w:rPr>
          <w:rtl w:val="0"/>
        </w:rPr>
        <w:t xml:space="preserve">Vol. 19 (1-2): 17-44.</w:t>
      </w:r>
    </w:p>
    <w:p w:rsidR="00000000" w:rsidDel="00000000" w:rsidP="00000000" w:rsidRDefault="00000000" w:rsidRPr="00000000" w14:paraId="0000009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6salce9m2tly" w:id="29"/>
      <w:bookmarkEnd w:id="29"/>
      <w:r w:rsidDel="00000000" w:rsidR="00000000" w:rsidRPr="00000000">
        <w:rPr>
          <w:rtl w:val="0"/>
        </w:rPr>
        <w:t xml:space="preserve">Becker, Howard S. 1978. “Arts and Crafts.” </w:t>
      </w:r>
      <w:r w:rsidDel="00000000" w:rsidR="00000000" w:rsidRPr="00000000">
        <w:rPr>
          <w:i w:val="1"/>
          <w:iCs w:val="1"/>
          <w:rtl w:val="0"/>
        </w:rPr>
        <w:t xml:space="preserve">American Journal of Sociology</w:t>
      </w:r>
      <w:r w:rsidDel="00000000" w:rsidR="00000000" w:rsidRPr="00000000">
        <w:rPr>
          <w:rtl w:val="0"/>
        </w:rPr>
        <w:t xml:space="preserve"> </w:t>
      </w:r>
      <w:r w:rsidDel="00000000" w:rsidR="00000000" w:rsidRPr="00000000">
        <w:rPr>
          <w:rtl w:val="0"/>
        </w:rPr>
        <w:t xml:space="preserve">Vol. 83 (4)</w:t>
      </w:r>
      <w:r w:rsidDel="00000000" w:rsidR="00000000" w:rsidRPr="00000000">
        <w:rPr>
          <w:rtl w:val="0"/>
        </w:rPr>
        <w:t xml:space="preserve">: </w:t>
      </w:r>
      <w:r w:rsidDel="00000000" w:rsidR="00000000" w:rsidRPr="00000000">
        <w:rPr>
          <w:rtl w:val="0"/>
        </w:rPr>
        <w:t xml:space="preserve">862-889.</w:t>
      </w:r>
      <w:r w:rsidDel="00000000" w:rsidR="00000000" w:rsidRPr="00000000">
        <w:rPr>
          <w:rtl w:val="0"/>
        </w:rPr>
      </w:r>
    </w:p>
    <w:p w:rsidR="00000000" w:rsidDel="00000000" w:rsidP="00000000" w:rsidRDefault="00000000" w:rsidRPr="00000000" w14:paraId="0000009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Bernstein, B., 1977. </w:t>
      </w:r>
      <w:r w:rsidDel="00000000" w:rsidR="00000000" w:rsidRPr="00000000">
        <w:rPr>
          <w:i w:val="1"/>
          <w:iCs w:val="1"/>
          <w:rtl w:val="0"/>
        </w:rPr>
        <w:t xml:space="preserve">Class, Codes and Control</w:t>
      </w:r>
      <w:r w:rsidDel="00000000" w:rsidR="00000000" w:rsidRPr="00000000">
        <w:rPr>
          <w:rtl w:val="0"/>
        </w:rPr>
        <w:t xml:space="preserve">. Routledge and Kegan Paul, London.</w:t>
      </w:r>
    </w:p>
    <w:p w:rsidR="00000000" w:rsidDel="00000000" w:rsidP="00000000" w:rsidRDefault="00000000" w:rsidRPr="00000000" w14:paraId="0000009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Biddle, George. 1939. </w:t>
      </w:r>
      <w:r w:rsidDel="00000000" w:rsidR="00000000" w:rsidRPr="00000000">
        <w:rPr>
          <w:i w:val="1"/>
          <w:iCs w:val="1"/>
          <w:rtl w:val="0"/>
        </w:rPr>
        <w:t xml:space="preserve">An American Artist’s Story. </w:t>
      </w:r>
      <w:r w:rsidDel="00000000" w:rsidR="00000000" w:rsidRPr="00000000">
        <w:rPr>
          <w:rtl w:val="0"/>
        </w:rPr>
        <w:t xml:space="preserve">Little, Brown &amp; Co. Boston.</w:t>
      </w:r>
    </w:p>
    <w:p w:rsidR="00000000" w:rsidDel="00000000" w:rsidP="00000000" w:rsidRDefault="00000000" w:rsidRPr="00000000" w14:paraId="0000009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Bourdieu, Pierre. 1987. </w:t>
      </w:r>
      <w:r w:rsidDel="00000000" w:rsidR="00000000" w:rsidRPr="00000000">
        <w:rPr>
          <w:i w:val="1"/>
          <w:iCs w:val="1"/>
          <w:rtl w:val="0"/>
        </w:rPr>
        <w:t xml:space="preserve">Distinction: A Social Critique of the Judgement of Taste</w:t>
      </w:r>
      <w:r w:rsidDel="00000000" w:rsidR="00000000" w:rsidRPr="00000000">
        <w:rPr>
          <w:rtl w:val="0"/>
        </w:rPr>
        <w:t xml:space="preserve">. Cambridge: Harvard UP.</w:t>
      </w:r>
    </w:p>
    <w:p w:rsidR="00000000" w:rsidDel="00000000" w:rsidP="00000000" w:rsidRDefault="00000000" w:rsidRPr="00000000" w14:paraId="0000009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Bourdieu, Pierre. 1993. </w:t>
      </w:r>
      <w:r w:rsidDel="00000000" w:rsidR="00000000" w:rsidRPr="00000000">
        <w:rPr>
          <w:i w:val="1"/>
          <w:iCs w:val="1"/>
          <w:rtl w:val="0"/>
        </w:rPr>
        <w:t xml:space="preserve">The Field of Cultural Production</w:t>
      </w:r>
      <w:r w:rsidDel="00000000" w:rsidR="00000000" w:rsidRPr="00000000">
        <w:rPr>
          <w:rtl w:val="0"/>
        </w:rPr>
        <w:t xml:space="preserve">. New York: Columbia University Press. </w:t>
      </w:r>
    </w:p>
    <w:p w:rsidR="00000000" w:rsidDel="00000000" w:rsidP="00000000" w:rsidRDefault="00000000" w:rsidRPr="00000000" w14:paraId="0000009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Bourdieu, Pierre. 1996. </w:t>
      </w:r>
      <w:r w:rsidDel="00000000" w:rsidR="00000000" w:rsidRPr="00000000">
        <w:rPr>
          <w:i w:val="1"/>
          <w:iCs w:val="1"/>
          <w:rtl w:val="0"/>
        </w:rPr>
        <w:t xml:space="preserve">The Rules of Art: Genesis and Structure of the Literary Field</w:t>
      </w:r>
      <w:r w:rsidDel="00000000" w:rsidR="00000000" w:rsidRPr="00000000">
        <w:rPr>
          <w:rtl w:val="0"/>
        </w:rPr>
        <w:t xml:space="preserve">. Polity Press, Cambridge, UK.</w:t>
      </w:r>
    </w:p>
    <w:p w:rsidR="00000000" w:rsidDel="00000000" w:rsidP="00000000" w:rsidRDefault="00000000" w:rsidRPr="00000000" w14:paraId="000000A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Christensen, E.O. 1968. “The Index of American Design.” Pp. 4-7 in </w:t>
      </w:r>
      <w:r w:rsidDel="00000000" w:rsidR="00000000" w:rsidRPr="00000000">
        <w:rPr>
          <w:i w:val="1"/>
          <w:iCs w:val="1"/>
          <w:rtl w:val="0"/>
        </w:rPr>
        <w:t xml:space="preserve">Festival of American Folklife Program Book</w:t>
      </w:r>
      <w:r w:rsidDel="00000000" w:rsidR="00000000" w:rsidRPr="00000000">
        <w:rPr>
          <w:rtl w:val="0"/>
        </w:rPr>
        <w:t xml:space="preserve">. Washington, D.C.: Smithsonian Institution.</w:t>
      </w:r>
    </w:p>
    <w:p w:rsidR="00000000" w:rsidDel="00000000" w:rsidP="00000000" w:rsidRDefault="00000000" w:rsidRPr="00000000" w14:paraId="000000A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Clayton, Virginia Tuttle, and Elizabeth Stillinger, Erika Doss, and Deborah Chotner. 2003. </w:t>
      </w:r>
      <w:r w:rsidDel="00000000" w:rsidR="00000000" w:rsidRPr="00000000">
        <w:rPr>
          <w:i w:val="1"/>
          <w:iCs w:val="1"/>
          <w:rtl w:val="0"/>
        </w:rPr>
        <w:t xml:space="preserve">Drawing on America's Past: Folk Art, Modernism, and the Index of American Design</w:t>
      </w:r>
      <w:r w:rsidDel="00000000" w:rsidR="00000000" w:rsidRPr="00000000">
        <w:rPr>
          <w:rtl w:val="0"/>
        </w:rPr>
        <w:t xml:space="preserve">. Chapel Hill, NC: University of North Carolina Press.</w:t>
      </w:r>
    </w:p>
    <w:p w:rsidR="00000000" w:rsidDel="00000000" w:rsidP="00000000" w:rsidRDefault="00000000" w:rsidRPr="00000000" w14:paraId="000000A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Cohen, Ronald (ed.). 2005. </w:t>
      </w:r>
      <w:r w:rsidDel="00000000" w:rsidR="00000000" w:rsidRPr="00000000">
        <w:rPr>
          <w:i w:val="1"/>
          <w:iCs w:val="1"/>
          <w:rtl w:val="0"/>
        </w:rPr>
        <w:t xml:space="preserve">Alan Lomax: Selected Writings, 1934-1997.</w:t>
      </w:r>
      <w:r w:rsidDel="00000000" w:rsidR="00000000" w:rsidRPr="00000000">
        <w:rPr>
          <w:rtl w:val="0"/>
        </w:rPr>
        <w:t xml:space="preserve"> “Chapter 10: Folk Music in the Roosevelt Era. Pp. 92-96. Routlege: NY.</w:t>
      </w:r>
    </w:p>
    <w:p w:rsidR="00000000" w:rsidDel="00000000" w:rsidP="00000000" w:rsidRDefault="00000000" w:rsidRPr="00000000" w14:paraId="000000A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4pv4nsgtajo" w:id="30"/>
      <w:bookmarkEnd w:id="30"/>
      <w:r w:rsidDel="00000000" w:rsidR="00000000" w:rsidRPr="00000000">
        <w:rPr>
          <w:rtl w:val="0"/>
        </w:rPr>
        <w:t xml:space="preserve">Daenekindt, Stijn and Henk Roose. 2014. “Social mobility and cultural dissonance.” </w:t>
      </w:r>
      <w:r w:rsidDel="00000000" w:rsidR="00000000" w:rsidRPr="00000000">
        <w:rPr>
          <w:i w:val="1"/>
          <w:iCs w:val="1"/>
          <w:rtl w:val="0"/>
        </w:rPr>
        <w:t xml:space="preserve">Poetics</w:t>
      </w:r>
      <w:r w:rsidDel="00000000" w:rsidR="00000000" w:rsidRPr="00000000">
        <w:rPr>
          <w:rtl w:val="0"/>
        </w:rPr>
        <w:t xml:space="preserve"> 42: 82-97.</w:t>
      </w:r>
    </w:p>
    <w:p w:rsidR="00000000" w:rsidDel="00000000" w:rsidP="00000000" w:rsidRDefault="00000000" w:rsidRPr="00000000" w14:paraId="000000A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DiMaggio, Paul and Toqir Mukhtar. 2004. “Arts Participation as Cultural Capital in the United States, 1982-2002: Signs of decline?” </w:t>
      </w:r>
      <w:r w:rsidDel="00000000" w:rsidR="00000000" w:rsidRPr="00000000">
        <w:rPr>
          <w:i w:val="1"/>
          <w:iCs w:val="1"/>
          <w:rtl w:val="0"/>
        </w:rPr>
        <w:t xml:space="preserve">Poetics</w:t>
      </w:r>
      <w:r w:rsidDel="00000000" w:rsidR="00000000" w:rsidRPr="00000000">
        <w:rPr>
          <w:rtl w:val="0"/>
        </w:rPr>
        <w:t xml:space="preserve">. 32: 169-194.</w:t>
      </w:r>
    </w:p>
    <w:p w:rsidR="00000000" w:rsidDel="00000000" w:rsidP="00000000" w:rsidRDefault="00000000" w:rsidRPr="00000000" w14:paraId="000000A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DiMaggio, Paul. 1982. “Cultural Entrepreneurship in 19th Century Boston.”  I &amp; II, </w:t>
      </w:r>
      <w:r w:rsidDel="00000000" w:rsidR="00000000" w:rsidRPr="00000000">
        <w:rPr>
          <w:i w:val="1"/>
          <w:iCs w:val="1"/>
          <w:rtl w:val="0"/>
        </w:rPr>
        <w:t xml:space="preserve">Media Culture and Society</w:t>
      </w:r>
      <w:r w:rsidDel="00000000" w:rsidR="00000000" w:rsidRPr="00000000">
        <w:rPr>
          <w:rtl w:val="0"/>
        </w:rPr>
        <w:t xml:space="preserve">.  4: 33-50, 303-322.</w:t>
      </w:r>
    </w:p>
    <w:p w:rsidR="00000000" w:rsidDel="00000000" w:rsidP="00000000" w:rsidRDefault="00000000" w:rsidRPr="00000000" w14:paraId="000000A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yzut8hy6y30" w:id="31"/>
      <w:bookmarkEnd w:id="31"/>
      <w:r w:rsidDel="00000000" w:rsidR="00000000" w:rsidRPr="00000000">
        <w:rPr>
          <w:rtl w:val="0"/>
        </w:rPr>
        <w:t xml:space="preserve">DiMaggio, Paul. 1987. “Classification in Art.” </w:t>
      </w:r>
      <w:r w:rsidDel="00000000" w:rsidR="00000000" w:rsidRPr="00000000">
        <w:rPr>
          <w:i w:val="1"/>
          <w:iCs w:val="1"/>
          <w:rtl w:val="0"/>
        </w:rPr>
        <w:t xml:space="preserve">American Sociological Review.</w:t>
      </w:r>
      <w:r w:rsidDel="00000000" w:rsidR="00000000" w:rsidRPr="00000000">
        <w:rPr>
          <w:rtl w:val="0"/>
        </w:rPr>
        <w:t xml:space="preserve"> 52: 440-55. </w:t>
      </w:r>
    </w:p>
    <w:p w:rsidR="00000000" w:rsidDel="00000000" w:rsidP="00000000" w:rsidRDefault="00000000" w:rsidRPr="00000000" w14:paraId="000000A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DiMaggio, Paul. 1991. </w:t>
      </w:r>
      <w:r w:rsidDel="00000000" w:rsidR="00000000" w:rsidRPr="00000000">
        <w:rPr>
          <w:rtl w:val="0"/>
        </w:rPr>
        <w:t xml:space="preserve">Constructing an Organizational Field as a Professional Project: U.s. </w:t>
      </w:r>
      <w:r w:rsidDel="00000000" w:rsidR="00000000" w:rsidRPr="00000000">
        <w:rPr>
          <w:rtl w:val="0"/>
        </w:rPr>
        <w:t xml:space="preserve">Art Museums, 1920-1940. Pp. 267-292 in Walter W. Powell and Paul J. DiMaggio (eds.), </w:t>
      </w:r>
      <w:r w:rsidDel="00000000" w:rsidR="00000000" w:rsidRPr="00000000">
        <w:rPr>
          <w:i w:val="1"/>
          <w:iCs w:val="1"/>
          <w:rtl w:val="0"/>
        </w:rPr>
        <w:t xml:space="preserve">The New Institutionalism in Organizational Analysis</w:t>
      </w:r>
      <w:r w:rsidDel="00000000" w:rsidR="00000000" w:rsidRPr="00000000">
        <w:rPr>
          <w:rtl w:val="0"/>
        </w:rPr>
        <w:t xml:space="preserve">. Chicago, IL: University of Chicago Press.</w:t>
      </w:r>
    </w:p>
    <w:p w:rsidR="00000000" w:rsidDel="00000000" w:rsidP="00000000" w:rsidRDefault="00000000" w:rsidRPr="00000000" w14:paraId="000000A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DiMaggio, Paul. 2009. “Introduzione.” </w:t>
      </w:r>
      <w:r w:rsidDel="00000000" w:rsidR="00000000" w:rsidRPr="00000000">
        <w:rPr>
          <w:i w:val="1"/>
          <w:iCs w:val="1"/>
          <w:rtl w:val="0"/>
        </w:rPr>
        <w:t xml:space="preserve">L’Organizzazione della Cultura</w:t>
      </w:r>
      <w:r w:rsidDel="00000000" w:rsidR="00000000" w:rsidRPr="00000000">
        <w:rPr>
          <w:rtl w:val="0"/>
        </w:rPr>
        <w:t xml:space="preserve">. Ed. Marco Santoro. Bologne: Il Mulino.</w:t>
      </w:r>
    </w:p>
    <w:p w:rsidR="00000000" w:rsidDel="00000000" w:rsidP="00000000" w:rsidRDefault="00000000" w:rsidRPr="00000000" w14:paraId="000000A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Dowd, Timothy J. 2013. “Production and Producers of Lifestyles: The Fields of Popular and Classical Music in the United States.” Pp. 113-138 in Kölner Zeitschrift für Soziologie und Sozialpsychologie, Special Issue 51. </w:t>
      </w:r>
      <w:r w:rsidDel="00000000" w:rsidR="00000000" w:rsidRPr="00000000">
        <w:rPr>
          <w:i w:val="1"/>
          <w:iCs w:val="1"/>
          <w:rtl w:val="0"/>
        </w:rPr>
        <w:t xml:space="preserve">Draft provided by the author.</w:t>
      </w:r>
      <w:r w:rsidDel="00000000" w:rsidR="00000000" w:rsidRPr="00000000">
        <w:rPr>
          <w:rtl w:val="0"/>
        </w:rPr>
      </w:r>
    </w:p>
    <w:p w:rsidR="00000000" w:rsidDel="00000000" w:rsidP="00000000" w:rsidRDefault="00000000" w:rsidRPr="00000000" w14:paraId="000000A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Dowd, Timothy J., Kathleen Liddle, Kim Lupo, and Anne Borden.  2002. “Organizing the musical canon: the repertoires of major U.S. symphony orchestras, 1842 to 1969.” </w:t>
      </w:r>
      <w:r w:rsidDel="00000000" w:rsidR="00000000" w:rsidRPr="00000000">
        <w:rPr>
          <w:i w:val="1"/>
          <w:iCs w:val="1"/>
          <w:rtl w:val="0"/>
        </w:rPr>
        <w:t xml:space="preserve">Poetics. </w:t>
      </w:r>
      <w:r w:rsidDel="00000000" w:rsidR="00000000" w:rsidRPr="00000000">
        <w:rPr>
          <w:rtl w:val="0"/>
        </w:rPr>
        <w:t xml:space="preserve">30: 35-61.</w:t>
      </w:r>
    </w:p>
    <w:p w:rsidR="00000000" w:rsidDel="00000000" w:rsidP="00000000" w:rsidRDefault="00000000" w:rsidRPr="00000000" w14:paraId="000000A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Earley, P. Christopher, Ang, Soon, 2003. </w:t>
      </w:r>
      <w:r w:rsidDel="00000000" w:rsidR="00000000" w:rsidRPr="00000000">
        <w:rPr>
          <w:i w:val="1"/>
          <w:iCs w:val="1"/>
          <w:rtl w:val="0"/>
        </w:rPr>
        <w:t xml:space="preserve">Cultural Intelligence: Individual Interactions Across Cultures</w:t>
      </w:r>
      <w:r w:rsidDel="00000000" w:rsidR="00000000" w:rsidRPr="00000000">
        <w:rPr>
          <w:rtl w:val="0"/>
        </w:rPr>
        <w:t xml:space="preserve">. Stanford University Press. </w:t>
      </w:r>
    </w:p>
    <w:p w:rsidR="00000000" w:rsidDel="00000000" w:rsidP="00000000" w:rsidRDefault="00000000" w:rsidRPr="00000000" w14:paraId="000000A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Emerson, R. W. 1860. </w:t>
      </w:r>
      <w:r w:rsidDel="00000000" w:rsidR="00000000" w:rsidRPr="00000000">
        <w:rPr>
          <w:i w:val="1"/>
          <w:iCs w:val="1"/>
          <w:rtl w:val="0"/>
        </w:rPr>
        <w:t xml:space="preserve">The Conduct of Life</w:t>
      </w:r>
      <w:r w:rsidDel="00000000" w:rsidR="00000000" w:rsidRPr="00000000">
        <w:rPr>
          <w:rtl w:val="0"/>
        </w:rPr>
        <w:t xml:space="preserve">. Boston. 84-6.</w:t>
      </w:r>
    </w:p>
    <w:p w:rsidR="00000000" w:rsidDel="00000000" w:rsidP="00000000" w:rsidRDefault="00000000" w:rsidRPr="00000000" w14:paraId="000000A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A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shd w:fill="f3f3f3" w:val="clear"/>
          <w:rtl w:val="0"/>
        </w:rPr>
        <w:t xml:space="preserve">Federal Works Agency. 1947. </w:t>
      </w:r>
      <w:r w:rsidDel="00000000" w:rsidR="00000000" w:rsidRPr="00000000">
        <w:rPr>
          <w:i w:val="1"/>
          <w:iCs w:val="1"/>
          <w:shd w:fill="f3f3f3" w:val="clear"/>
          <w:rtl w:val="0"/>
        </w:rPr>
        <w:t xml:space="preserve">Final report on the WPA program, 1935-43</w:t>
      </w:r>
      <w:r w:rsidDel="00000000" w:rsidR="00000000" w:rsidRPr="00000000">
        <w:rPr>
          <w:shd w:fill="f3f3f3" w:val="clear"/>
          <w:rtl w:val="0"/>
        </w:rPr>
        <w:t xml:space="preserve">.  U.S. Government Printing Office. Washington, D.C. United States.</w:t>
      </w:r>
      <w:r w:rsidDel="00000000" w:rsidR="00000000" w:rsidRPr="00000000">
        <w:rPr>
          <w:rtl w:val="0"/>
        </w:rPr>
        <w:t xml:space="preserve"> </w:t>
      </w:r>
    </w:p>
    <w:p w:rsidR="00000000" w:rsidDel="00000000" w:rsidP="00000000" w:rsidRDefault="00000000" w:rsidRPr="00000000" w14:paraId="000000A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Ferguson, Priscilla. 1998. “A Cultural Field in the Making: </w:t>
      </w:r>
      <w:r w:rsidDel="00000000" w:rsidR="00000000" w:rsidRPr="00000000">
        <w:rPr>
          <w:rtl w:val="0"/>
        </w:rPr>
        <w:t xml:space="preserve">Gastronomy</w:t>
      </w:r>
      <w:r w:rsidDel="00000000" w:rsidR="00000000" w:rsidRPr="00000000">
        <w:rPr>
          <w:rtl w:val="0"/>
        </w:rPr>
        <w:t xml:space="preserve"> in 19</w:t>
      </w:r>
      <w:r w:rsidDel="00000000" w:rsidR="00000000" w:rsidRPr="00000000">
        <w:rPr>
          <w:vertAlign w:val="superscript"/>
          <w:rtl w:val="0"/>
        </w:rPr>
        <w:t xml:space="preserve">th</w:t>
      </w:r>
      <w:r w:rsidDel="00000000" w:rsidR="00000000" w:rsidRPr="00000000">
        <w:rPr>
          <w:rtl w:val="0"/>
        </w:rPr>
        <w:t xml:space="preserve">-Century France.” </w:t>
      </w:r>
      <w:r w:rsidDel="00000000" w:rsidR="00000000" w:rsidRPr="00000000">
        <w:rPr>
          <w:i w:val="1"/>
          <w:iCs w:val="1"/>
          <w:rtl w:val="0"/>
        </w:rPr>
        <w:t xml:space="preserve">American Journal of Sociology</w:t>
      </w:r>
      <w:r w:rsidDel="00000000" w:rsidR="00000000" w:rsidRPr="00000000">
        <w:rPr>
          <w:rtl w:val="0"/>
        </w:rPr>
        <w:t xml:space="preserve">. Vol. 104: 597-641.</w:t>
      </w:r>
    </w:p>
    <w:p w:rsidR="00000000" w:rsidDel="00000000" w:rsidP="00000000" w:rsidRDefault="00000000" w:rsidRPr="00000000" w14:paraId="000000B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Ferguson, Priscilla. 2004. </w:t>
      </w:r>
      <w:r w:rsidDel="00000000" w:rsidR="00000000" w:rsidRPr="00000000">
        <w:rPr>
          <w:i w:val="1"/>
          <w:iCs w:val="1"/>
          <w:rtl w:val="0"/>
        </w:rPr>
        <w:t xml:space="preserve">Accounting for Taste: The Triumph of French Cuisine.</w:t>
      </w:r>
      <w:r w:rsidDel="00000000" w:rsidR="00000000" w:rsidRPr="00000000">
        <w:rPr>
          <w:rtl w:val="0"/>
        </w:rPr>
        <w:t xml:space="preserve"> University of Chicago Press, Chicago.</w:t>
      </w:r>
    </w:p>
    <w:p w:rsidR="00000000" w:rsidDel="00000000" w:rsidP="00000000" w:rsidRDefault="00000000" w:rsidRPr="00000000" w14:paraId="000000B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Fligstein, Neil, and Doug McAdam. 2012.</w:t>
      </w:r>
      <w:r w:rsidDel="00000000" w:rsidR="00000000" w:rsidRPr="00000000">
        <w:rPr>
          <w:i w:val="1"/>
          <w:iCs w:val="1"/>
          <w:rtl w:val="0"/>
        </w:rPr>
        <w:t xml:space="preserve"> A Theory of Fields</w:t>
      </w:r>
      <w:r w:rsidDel="00000000" w:rsidR="00000000" w:rsidRPr="00000000">
        <w:rPr>
          <w:rtl w:val="0"/>
        </w:rPr>
        <w:t xml:space="preserve">. Oxford University Press, New York.</w:t>
      </w:r>
    </w:p>
    <w:p w:rsidR="00000000" w:rsidDel="00000000" w:rsidP="00000000" w:rsidRDefault="00000000" w:rsidRPr="00000000" w14:paraId="000000B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Gale Cengage Learning Archives Unbound. 2014. “Literature, Culture and Society in Depression Era America: Archives of the Federal Writers’ Project.” Retrieved March 24, 2014 (</w:t>
      </w:r>
      <w:hyperlink r:id="rId13">
        <w:r w:rsidDel="00000000" w:rsidR="00000000" w:rsidRPr="00000000">
          <w:rPr>
            <w:color w:val="1155cc"/>
            <w:u w:val="single"/>
            <w:rtl w:val="0"/>
          </w:rPr>
          <w:t xml:space="preserve">http://go.galegroup.com/gdsc/i.do?action=interpret&amp;id=3TQA&amp;v=2.1&amp;u=columbiau&amp;it=aboutCollections&amp;p=GDSC&amp;sw=w&amp;authCount=1</w:t>
        </w:r>
      </w:hyperlink>
      <w:r w:rsidDel="00000000" w:rsidR="00000000" w:rsidRPr="00000000">
        <w:rPr>
          <w:rtl w:val="0"/>
        </w:rPr>
        <w:t xml:space="preserve">).</w:t>
      </w:r>
    </w:p>
    <w:p w:rsidR="00000000" w:rsidDel="00000000" w:rsidP="00000000" w:rsidRDefault="00000000" w:rsidRPr="00000000" w14:paraId="000000B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8kpkvss73k2" w:id="32"/>
      <w:bookmarkEnd w:id="32"/>
      <w:r w:rsidDel="00000000" w:rsidR="00000000" w:rsidRPr="00000000">
        <w:rPr>
          <w:rtl w:val="0"/>
        </w:rPr>
        <w:t xml:space="preserve">Garía-Álvarez, Ercilia, Tally Katz-Gerro, and Jordi López-Sintas. 2007. “Deconstructing cultural omnivorousness 1982–2002: heterology in Americans’ musical preferences.” </w:t>
      </w:r>
      <w:r w:rsidDel="00000000" w:rsidR="00000000" w:rsidRPr="00000000">
        <w:rPr>
          <w:i w:val="1"/>
          <w:iCs w:val="1"/>
          <w:rtl w:val="0"/>
        </w:rPr>
        <w:t xml:space="preserve">Social Forces</w:t>
      </w:r>
      <w:r w:rsidDel="00000000" w:rsidR="00000000" w:rsidRPr="00000000">
        <w:rPr>
          <w:rtl w:val="0"/>
        </w:rPr>
        <w:t xml:space="preserve"> 86: 417-443.</w:t>
      </w:r>
    </w:p>
    <w:p w:rsidR="00000000" w:rsidDel="00000000" w:rsidP="00000000" w:rsidRDefault="00000000" w:rsidRPr="00000000" w14:paraId="000000B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c1exy475o7aw" w:id="33"/>
      <w:bookmarkEnd w:id="33"/>
      <w:r w:rsidDel="00000000" w:rsidR="00000000" w:rsidRPr="00000000">
        <w:rPr>
          <w:rtl w:val="0"/>
        </w:rPr>
        <w:t xml:space="preserve">Gelman, Andrew and Jennifer Hill. 2006. </w:t>
      </w:r>
      <w:r w:rsidDel="00000000" w:rsidR="00000000" w:rsidRPr="00000000">
        <w:rPr>
          <w:i w:val="1"/>
          <w:iCs w:val="1"/>
          <w:rtl w:val="0"/>
        </w:rPr>
        <w:t xml:space="preserve">Data Analysis Using Regres</w:t>
      </w:r>
      <w:r w:rsidDel="00000000" w:rsidR="00000000" w:rsidRPr="00000000">
        <w:rPr>
          <w:i w:val="1"/>
          <w:iCs w:val="1"/>
          <w:rtl w:val="0"/>
        </w:rPr>
        <w:t xml:space="preserve">sion and Multilevel/hierarchical Models</w:t>
      </w:r>
      <w:r w:rsidDel="00000000" w:rsidR="00000000" w:rsidRPr="00000000">
        <w:rPr>
          <w:rtl w:val="0"/>
        </w:rPr>
        <w:t xml:space="preserve">. Cambridge University Press.</w:t>
      </w:r>
    </w:p>
    <w:p w:rsidR="00000000" w:rsidDel="00000000" w:rsidP="00000000" w:rsidRDefault="00000000" w:rsidRPr="00000000" w14:paraId="000000B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dab7ybcmmn63" w:id="34"/>
      <w:bookmarkEnd w:id="34"/>
      <w:r w:rsidDel="00000000" w:rsidR="00000000" w:rsidRPr="00000000">
        <w:rPr>
          <w:rtl w:val="0"/>
        </w:rPr>
        <w:t xml:space="preserve">Glenn, Norval D. 2003. </w:t>
      </w:r>
      <w:r w:rsidDel="00000000" w:rsidR="00000000" w:rsidRPr="00000000">
        <w:rPr>
          <w:i w:val="1"/>
          <w:iCs w:val="1"/>
          <w:rtl w:val="0"/>
        </w:rPr>
        <w:t xml:space="preserve">Dis</w:t>
      </w:r>
      <w:r w:rsidDel="00000000" w:rsidR="00000000" w:rsidRPr="00000000">
        <w:rPr>
          <w:i w:val="1"/>
          <w:iCs w:val="1"/>
          <w:rtl w:val="0"/>
        </w:rPr>
        <w:t xml:space="preserve">Tinguishing Age, Period, and</w:t>
      </w:r>
      <w:r w:rsidDel="00000000" w:rsidR="00000000" w:rsidRPr="00000000">
        <w:rPr>
          <w:i w:val="1"/>
          <w:iCs w:val="1"/>
          <w:rtl w:val="0"/>
        </w:rPr>
        <w:t xml:space="preserve"> Cohort Effects. </w:t>
      </w:r>
      <w:r w:rsidDel="00000000" w:rsidR="00000000" w:rsidRPr="00000000">
        <w:rPr>
          <w:rtl w:val="0"/>
        </w:rPr>
        <w:t xml:space="preserve">Springer</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B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Glynn, Mary Ann. 2002. “Chord and discord: organizational crisis, institutional shifts, and the musical canon of the symphony.” </w:t>
      </w:r>
      <w:r w:rsidDel="00000000" w:rsidR="00000000" w:rsidRPr="00000000">
        <w:rPr>
          <w:i w:val="1"/>
          <w:iCs w:val="1"/>
          <w:rtl w:val="0"/>
        </w:rPr>
        <w:t xml:space="preserve">Poetics</w:t>
      </w:r>
      <w:r w:rsidDel="00000000" w:rsidR="00000000" w:rsidRPr="00000000">
        <w:rPr>
          <w:rtl w:val="0"/>
        </w:rPr>
        <w:t xml:space="preserve">. 30: 63-85.</w:t>
      </w:r>
    </w:p>
    <w:p w:rsidR="00000000" w:rsidDel="00000000" w:rsidP="00000000" w:rsidRDefault="00000000" w:rsidRPr="00000000" w14:paraId="000000B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i w:val="1"/>
          <w:iCs w:val="1"/>
          <w:rtl w:val="0"/>
        </w:rPr>
        <w:t xml:space="preserve">The Journal of Decorative and Propaganda Arts</w:t>
      </w:r>
      <w:r w:rsidDel="00000000" w:rsidR="00000000" w:rsidRPr="00000000">
        <w:rPr>
          <w:rtl w:val="0"/>
        </w:rPr>
        <w:t xml:space="preserve">. Vol. 1: 40-61.</w:t>
      </w:r>
    </w:p>
    <w:p w:rsidR="00000000" w:rsidDel="00000000" w:rsidP="00000000" w:rsidRDefault="00000000" w:rsidRPr="00000000" w14:paraId="000000B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Hall, Peter D. 1984. </w:t>
      </w:r>
      <w:r w:rsidDel="00000000" w:rsidR="00000000" w:rsidRPr="00000000">
        <w:rPr>
          <w:i w:val="1"/>
          <w:iCs w:val="1"/>
          <w:rtl w:val="0"/>
        </w:rPr>
        <w:t xml:space="preserve">The Organization of American Culture</w:t>
      </w:r>
      <w:r w:rsidDel="00000000" w:rsidR="00000000" w:rsidRPr="00000000">
        <w:rPr>
          <w:rtl w:val="0"/>
        </w:rPr>
        <w:t xml:space="preserve">. New York University Press.</w:t>
      </w:r>
    </w:p>
    <w:p w:rsidR="00000000" w:rsidDel="00000000" w:rsidP="00000000" w:rsidRDefault="00000000" w:rsidRPr="00000000" w14:paraId="000000B9">
      <w:pPr>
        <w:pStyle w:val="Heading6"/>
        <w:pageBreakBefore w:val="0"/>
        <w:pBdr>
          <w:top w:space="0" w:sz="0" w:val="nil"/>
          <w:left w:space="0" w:sz="0" w:val="nil"/>
          <w:bottom w:space="0" w:sz="0" w:val="nil"/>
          <w:right w:space="0" w:sz="0" w:val="nil"/>
          <w:between w:space="0" w:sz="0" w:val="nil"/>
        </w:pBdr>
        <w:shd w:fill="auto" w:val="clear"/>
        <w:rPr>
          <w:i w:val="1"/>
          <w:iCs w:val="1"/>
        </w:rPr>
      </w:pPr>
      <w:bookmarkStart w:colFirst="0" w:colLast="0" w:name="_5jjvt49js0m9" w:id="25"/>
      <w:bookmarkEnd w:id="25"/>
      <w:r w:rsidDel="00000000" w:rsidR="00000000" w:rsidRPr="00000000">
        <w:rPr>
          <w:rtl w:val="0"/>
        </w:rPr>
        <w:t xml:space="preserve">Hirsch, Paul. 1972. “Processing Fads and Fashions: An Organization-Set Analysis of Cultural Industry Systems.” </w:t>
      </w:r>
      <w:r w:rsidDel="00000000" w:rsidR="00000000" w:rsidRPr="00000000">
        <w:rPr>
          <w:i w:val="1"/>
          <w:iCs w:val="1"/>
          <w:rtl w:val="0"/>
        </w:rPr>
        <w:t xml:space="preserve">American Journal of Sociology.</w:t>
      </w:r>
    </w:p>
    <w:p w:rsidR="00000000" w:rsidDel="00000000" w:rsidP="00000000" w:rsidRDefault="00000000" w:rsidRPr="00000000" w14:paraId="000000B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Hooker, John, 2003. </w:t>
      </w:r>
      <w:r w:rsidDel="00000000" w:rsidR="00000000" w:rsidRPr="00000000">
        <w:rPr>
          <w:i w:val="1"/>
          <w:iCs w:val="1"/>
          <w:rtl w:val="0"/>
        </w:rPr>
        <w:t xml:space="preserve">Working Across Cultures</w:t>
      </w:r>
      <w:r w:rsidDel="00000000" w:rsidR="00000000" w:rsidRPr="00000000">
        <w:rPr>
          <w:rtl w:val="0"/>
        </w:rPr>
        <w:t xml:space="preserve">. Stanford University Press, Stanford, CA.</w:t>
      </w:r>
    </w:p>
    <w:p w:rsidR="00000000" w:rsidDel="00000000" w:rsidP="00000000" w:rsidRDefault="00000000" w:rsidRPr="00000000" w14:paraId="000000B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Johnston, Josee and Shyon Baumann. 2007. “Democracy versus Distinction: A Study of Omnivorousness in Gourmet Food Writing.” </w:t>
      </w:r>
      <w:r w:rsidDel="00000000" w:rsidR="00000000" w:rsidRPr="00000000">
        <w:rPr>
          <w:i w:val="1"/>
          <w:iCs w:val="1"/>
          <w:rtl w:val="0"/>
        </w:rPr>
        <w:t xml:space="preserve">American Journal of Sociology</w:t>
      </w:r>
      <w:r w:rsidDel="00000000" w:rsidR="00000000" w:rsidRPr="00000000">
        <w:rPr>
          <w:rtl w:val="0"/>
        </w:rPr>
        <w:t xml:space="preserve">. 113(1): 165-204.</w:t>
      </w:r>
    </w:p>
    <w:p w:rsidR="00000000" w:rsidDel="00000000" w:rsidP="00000000" w:rsidRDefault="00000000" w:rsidRPr="00000000" w14:paraId="000000B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Katz-Gerro, Tally. 2002. Highbrow cultural consumption and class distinction in Italy, West Germany, Sweden, and the United States. </w:t>
      </w:r>
      <w:r w:rsidDel="00000000" w:rsidR="00000000" w:rsidRPr="00000000">
        <w:rPr>
          <w:i w:val="1"/>
          <w:iCs w:val="1"/>
          <w:rtl w:val="0"/>
        </w:rPr>
        <w:t xml:space="preserve">Social Forces</w:t>
      </w:r>
      <w:r w:rsidDel="00000000" w:rsidR="00000000" w:rsidRPr="00000000">
        <w:rPr>
          <w:rtl w:val="0"/>
        </w:rPr>
        <w:t xml:space="preserve">. 81: 207-229. </w:t>
      </w:r>
    </w:p>
    <w:p w:rsidR="00000000" w:rsidDel="00000000" w:rsidP="00000000" w:rsidRDefault="00000000" w:rsidRPr="00000000" w14:paraId="000000B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41tax7haa3el" w:id="35"/>
      <w:bookmarkEnd w:id="35"/>
      <w:r w:rsidDel="00000000" w:rsidR="00000000" w:rsidRPr="00000000">
        <w:rPr>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i w:val="1"/>
          <w:iCs w:val="1"/>
          <w:rtl w:val="0"/>
        </w:rPr>
        <w:t xml:space="preserve">Social Science Research</w:t>
      </w:r>
      <w:r w:rsidDel="00000000" w:rsidR="00000000" w:rsidRPr="00000000">
        <w:rPr>
          <w:rtl w:val="0"/>
        </w:rPr>
        <w:t xml:space="preserve">. 29: 92-122. </w:t>
      </w:r>
    </w:p>
    <w:p w:rsidR="00000000" w:rsidDel="00000000" w:rsidP="00000000" w:rsidRDefault="00000000" w:rsidRPr="00000000" w14:paraId="000000B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zb24xeyhjhl" w:id="36"/>
      <w:bookmarkEnd w:id="36"/>
      <w:r w:rsidDel="00000000" w:rsidR="00000000" w:rsidRPr="00000000">
        <w:rPr>
          <w:rtl w:val="0"/>
        </w:rPr>
        <w:t xml:space="preserve">Kuipers, Giselinde, and Jeroen de Kloet. 2009. “Banal Cosmopolitanism and The Lord of the Rings: The Limited Role of National Differences in Global Media Consumption.” </w:t>
      </w:r>
      <w:r w:rsidDel="00000000" w:rsidR="00000000" w:rsidRPr="00000000">
        <w:rPr>
          <w:i w:val="1"/>
          <w:iCs w:val="1"/>
          <w:rtl w:val="0"/>
        </w:rPr>
        <w:t xml:space="preserve">Poetics</w:t>
      </w:r>
      <w:r w:rsidDel="00000000" w:rsidR="00000000" w:rsidRPr="00000000">
        <w:rPr>
          <w:rtl w:val="0"/>
        </w:rPr>
        <w:t xml:space="preserve"> 37(2): 99–118.</w:t>
      </w:r>
    </w:p>
    <w:p w:rsidR="00000000" w:rsidDel="00000000" w:rsidP="00000000" w:rsidRDefault="00000000" w:rsidRPr="00000000" w14:paraId="000000B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eqefxr41zuc3" w:id="37"/>
      <w:bookmarkEnd w:id="37"/>
      <w:r w:rsidDel="00000000" w:rsidR="00000000" w:rsidRPr="00000000">
        <w:rPr>
          <w:rtl w:val="0"/>
        </w:rPr>
        <w:t xml:space="preserve">Kuipers, Giselinde. 2011. “Cultural Globalization as the Emergence of a Transnational Cultural Field: Transnational Television and National Media Landscapes in Four European Countries.” </w:t>
      </w:r>
      <w:r w:rsidDel="00000000" w:rsidR="00000000" w:rsidRPr="00000000">
        <w:rPr>
          <w:i w:val="1"/>
          <w:iCs w:val="1"/>
          <w:rtl w:val="0"/>
        </w:rPr>
        <w:t xml:space="preserve">American Behavioral Scientist </w:t>
      </w:r>
      <w:r w:rsidDel="00000000" w:rsidR="00000000" w:rsidRPr="00000000">
        <w:rPr>
          <w:rtl w:val="0"/>
        </w:rPr>
        <w:t xml:space="preserve">55(5): 541–57.</w:t>
      </w:r>
    </w:p>
    <w:p w:rsidR="00000000" w:rsidDel="00000000" w:rsidP="00000000" w:rsidRDefault="00000000" w:rsidRPr="00000000" w14:paraId="000000C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Kuniyoshi, Yasuo. Feb 1940. “East to West.” </w:t>
      </w:r>
      <w:r w:rsidDel="00000000" w:rsidR="00000000" w:rsidRPr="00000000">
        <w:rPr>
          <w:i w:val="1"/>
          <w:iCs w:val="1"/>
          <w:rtl w:val="0"/>
        </w:rPr>
        <w:t xml:space="preserve">Magazine of Art</w:t>
      </w:r>
      <w:r w:rsidDel="00000000" w:rsidR="00000000" w:rsidRPr="00000000">
        <w:rPr>
          <w:rtl w:val="0"/>
        </w:rPr>
        <w:t xml:space="preserve">. XXXIII. 72-83.</w:t>
      </w:r>
    </w:p>
    <w:p w:rsidR="00000000" w:rsidDel="00000000" w:rsidP="00000000" w:rsidRDefault="00000000" w:rsidRPr="00000000" w14:paraId="000000C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Kurin, Richard. 1989. Why We Do the Festival. In </w:t>
      </w:r>
      <w:r w:rsidDel="00000000" w:rsidR="00000000" w:rsidRPr="00000000">
        <w:rPr>
          <w:i w:val="1"/>
          <w:iCs w:val="1"/>
          <w:rtl w:val="0"/>
        </w:rPr>
        <w:t xml:space="preserve">Smithsonian Festival of American Folklife Program Book</w:t>
      </w:r>
      <w:r w:rsidDel="00000000" w:rsidR="00000000" w:rsidRPr="00000000">
        <w:rPr>
          <w:rtl w:val="0"/>
        </w:rPr>
        <w:t xml:space="preserve">, ed. Frank Proschan, pp. 8-21. Washington, D.C.: Smithsonian Institution.</w:t>
      </w:r>
    </w:p>
    <w:p w:rsidR="00000000" w:rsidDel="00000000" w:rsidP="00000000" w:rsidRDefault="00000000" w:rsidRPr="00000000" w14:paraId="000000C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Fonts w:ascii="Cardo" w:cs="Cardo" w:eastAsia="Cardo" w:hAnsi="Cardo"/>
          <w:rtl w:val="0"/>
        </w:rPr>
        <w:t xml:space="preserve">Lambert, Paul, Bergman, Manfred Max, Prandy, Ken, 2005. “Leisurely Moments or Lifetimes? Contexts and the Study of Leisure, Consumption, and Stratiﬁcation.” Presented at the British Household Panel Survey-2005 Research Conference, Colchester, UK.</w:t>
      </w:r>
    </w:p>
    <w:p w:rsidR="00000000" w:rsidDel="00000000" w:rsidP="00000000" w:rsidRDefault="00000000" w:rsidRPr="00000000" w14:paraId="000000C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LaGamma, Alisa, Joanne Pillsbury, Eric Kjellgren, and Yaelle Biro. 2014. “The Nelson A. Rockefeller Vision: Arts of Africa, Oceania, and the Americas.” </w:t>
      </w:r>
      <w:r w:rsidDel="00000000" w:rsidR="00000000" w:rsidRPr="00000000">
        <w:rPr>
          <w:i w:val="1"/>
          <w:iCs w:val="1"/>
          <w:rtl w:val="0"/>
        </w:rPr>
        <w:t xml:space="preserve">The Metropolitan Museum of Art Bulletin</w:t>
      </w:r>
      <w:r w:rsidDel="00000000" w:rsidR="00000000" w:rsidRPr="00000000">
        <w:rPr>
          <w:rtl w:val="0"/>
        </w:rPr>
        <w:t xml:space="preserve">, LXXII(1). New York: The Metropolitan Museum of Art.</w:t>
      </w:r>
    </w:p>
    <w:p w:rsidR="00000000" w:rsidDel="00000000" w:rsidP="00000000" w:rsidRDefault="00000000" w:rsidRPr="00000000" w14:paraId="000000C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Lena, Jennifer C. and Mark Pachucki. 2013. “The Sincerest Form of Flattery: Innovation, Repetition, and Status in an Art Movement.” </w:t>
      </w:r>
      <w:r w:rsidDel="00000000" w:rsidR="00000000" w:rsidRPr="00000000">
        <w:rPr>
          <w:i w:val="1"/>
          <w:iCs w:val="1"/>
          <w:rtl w:val="0"/>
        </w:rPr>
        <w:t xml:space="preserve">Poetics</w:t>
      </w:r>
      <w:r w:rsidDel="00000000" w:rsidR="00000000" w:rsidRPr="00000000">
        <w:rPr>
          <w:rtl w:val="0"/>
        </w:rPr>
        <w:t xml:space="preserve">. Vol. 41: 236-264.</w:t>
      </w:r>
    </w:p>
    <w:p w:rsidR="00000000" w:rsidDel="00000000" w:rsidP="00000000" w:rsidRDefault="00000000" w:rsidRPr="00000000" w14:paraId="000000C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Lizardo, Omar and Sara Skiles. 2009. “Highbrow omnivorousness on the small screen? Cultural industry systems and patterns of cultural choice in Europe.” </w:t>
      </w:r>
      <w:r w:rsidDel="00000000" w:rsidR="00000000" w:rsidRPr="00000000">
        <w:rPr>
          <w:i w:val="1"/>
          <w:iCs w:val="1"/>
          <w:rtl w:val="0"/>
        </w:rPr>
        <w:t xml:space="preserve">Poetics</w:t>
      </w:r>
      <w:r w:rsidDel="00000000" w:rsidR="00000000" w:rsidRPr="00000000">
        <w:rPr>
          <w:rtl w:val="0"/>
        </w:rPr>
        <w:t xml:space="preserve">. 37: 1-23.</w:t>
      </w:r>
    </w:p>
    <w:p w:rsidR="00000000" w:rsidDel="00000000" w:rsidP="00000000" w:rsidRDefault="00000000" w:rsidRPr="00000000" w14:paraId="000000C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Lizardo, Omar and Sara Skiles. 2012. “Reconceptualizing and Theorizing ‘Omnivorousness:’ Genetic and Relational Mechanisms.” </w:t>
      </w:r>
      <w:r w:rsidDel="00000000" w:rsidR="00000000" w:rsidRPr="00000000">
        <w:rPr>
          <w:i w:val="1"/>
          <w:iCs w:val="1"/>
          <w:rtl w:val="0"/>
        </w:rPr>
        <w:t xml:space="preserve">Sociological Theory</w:t>
      </w:r>
      <w:r w:rsidDel="00000000" w:rsidR="00000000" w:rsidRPr="00000000">
        <w:rPr>
          <w:rtl w:val="0"/>
        </w:rPr>
        <w:t xml:space="preserve">. Vol. 30: 263-282.</w:t>
      </w:r>
    </w:p>
    <w:p w:rsidR="00000000" w:rsidDel="00000000" w:rsidP="00000000" w:rsidRDefault="00000000" w:rsidRPr="00000000" w14:paraId="000000C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604cengi3xf" w:id="38"/>
      <w:bookmarkEnd w:id="38"/>
      <w:r w:rsidDel="00000000" w:rsidR="00000000" w:rsidRPr="00000000">
        <w:rPr>
          <w:rtl w:val="0"/>
        </w:rPr>
        <w:t xml:space="preserve">Lizardo, Omar. 2006. “How Cultural Tastes Shape Personal Networks.” </w:t>
      </w:r>
      <w:r w:rsidDel="00000000" w:rsidR="00000000" w:rsidRPr="00000000">
        <w:rPr>
          <w:i w:val="1"/>
          <w:iCs w:val="1"/>
          <w:rtl w:val="0"/>
        </w:rPr>
        <w:t xml:space="preserve">American Sociological Review.</w:t>
      </w:r>
      <w:r w:rsidDel="00000000" w:rsidR="00000000" w:rsidRPr="00000000">
        <w:rPr>
          <w:rtl w:val="0"/>
        </w:rPr>
        <w:t xml:space="preserve"> 71: 778-807.</w:t>
      </w:r>
    </w:p>
    <w:p w:rsidR="00000000" w:rsidDel="00000000" w:rsidP="00000000" w:rsidRDefault="00000000" w:rsidRPr="00000000" w14:paraId="000000C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0yhfq6snh9x" w:id="39"/>
      <w:bookmarkEnd w:id="39"/>
      <w:r w:rsidDel="00000000" w:rsidR="00000000" w:rsidRPr="00000000">
        <w:rPr>
          <w:rtl w:val="0"/>
        </w:rPr>
        <w:t xml:space="preserve">Lizardo, Omar. 2008. “The question of culture consumption and stratification revisited.” </w:t>
      </w:r>
      <w:r w:rsidDel="00000000" w:rsidR="00000000" w:rsidRPr="00000000">
        <w:rPr>
          <w:i w:val="1"/>
          <w:iCs w:val="1"/>
          <w:rtl w:val="0"/>
        </w:rPr>
        <w:t xml:space="preserve">Sociologica</w:t>
      </w:r>
      <w:r w:rsidDel="00000000" w:rsidR="00000000" w:rsidRPr="00000000">
        <w:rPr>
          <w:rtl w:val="0"/>
        </w:rPr>
        <w:t xml:space="preserve"> 2(2): 0-0.</w:t>
      </w:r>
      <w:r w:rsidDel="00000000" w:rsidR="00000000" w:rsidRPr="00000000">
        <w:rPr>
          <w:rtl w:val="0"/>
        </w:rPr>
      </w:r>
    </w:p>
    <w:p w:rsidR="00000000" w:rsidDel="00000000" w:rsidP="00000000" w:rsidRDefault="00000000" w:rsidRPr="00000000" w14:paraId="000000C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Lopes, Paul. 2002. </w:t>
      </w:r>
      <w:r w:rsidDel="00000000" w:rsidR="00000000" w:rsidRPr="00000000">
        <w:rPr>
          <w:i w:val="1"/>
          <w:iCs w:val="1"/>
          <w:rtl w:val="0"/>
        </w:rPr>
        <w:t xml:space="preserve">The Rise of a Jazz Art World.</w:t>
      </w:r>
      <w:r w:rsidDel="00000000" w:rsidR="00000000" w:rsidRPr="00000000">
        <w:rPr>
          <w:rtl w:val="0"/>
        </w:rPr>
        <w:t xml:space="preserve"> Cambridge University Press.</w:t>
      </w:r>
    </w:p>
    <w:p w:rsidR="00000000" w:rsidDel="00000000" w:rsidP="00000000" w:rsidRDefault="00000000" w:rsidRPr="00000000" w14:paraId="000000C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López-Sintas, Jordi and Ercilia Garcia-Alvarez. 2002. “Omnivores Show Up Again: The Segmentation of Cultural Consumers in Spanish Social Space.” </w:t>
      </w:r>
      <w:r w:rsidDel="00000000" w:rsidR="00000000" w:rsidRPr="00000000">
        <w:rPr>
          <w:i w:val="1"/>
          <w:iCs w:val="1"/>
          <w:rtl w:val="0"/>
        </w:rPr>
        <w:t xml:space="preserve">European Sociological Review</w:t>
      </w:r>
      <w:r w:rsidDel="00000000" w:rsidR="00000000" w:rsidRPr="00000000">
        <w:rPr>
          <w:rtl w:val="0"/>
        </w:rPr>
        <w:t xml:space="preserve">. 18: 353-368.</w:t>
      </w:r>
    </w:p>
    <w:p w:rsidR="00000000" w:rsidDel="00000000" w:rsidP="00000000" w:rsidRDefault="00000000" w:rsidRPr="00000000" w14:paraId="000000C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vwjpxcqv5zc" w:id="40"/>
      <w:bookmarkEnd w:id="40"/>
      <w:r w:rsidDel="00000000" w:rsidR="00000000" w:rsidRPr="00000000">
        <w:rPr>
          <w:rtl w:val="0"/>
        </w:rPr>
        <w:t xml:space="preserve">López-Sintas, Jordi and Ercilia Garcia-Alvarez. 2005. “F</w:t>
      </w:r>
      <w:r w:rsidDel="00000000" w:rsidR="00000000" w:rsidRPr="00000000">
        <w:rPr>
          <w:rtl w:val="0"/>
        </w:rPr>
        <w:t xml:space="preserve">Rom Exclusive to Inclusive Elitists and Further: Twenty Years of Omnivorousness</w:t>
      </w:r>
      <w:r w:rsidDel="00000000" w:rsidR="00000000" w:rsidRPr="00000000">
        <w:rPr>
          <w:rtl w:val="0"/>
        </w:rPr>
        <w:t xml:space="preserve"> and Cultural Diversity in Arts Participation in the Usa.” </w:t>
      </w:r>
      <w:r w:rsidDel="00000000" w:rsidR="00000000" w:rsidRPr="00000000">
        <w:rPr>
          <w:i w:val="1"/>
          <w:iCs w:val="1"/>
          <w:rtl w:val="0"/>
        </w:rPr>
        <w:t xml:space="preserve">Poetics</w:t>
      </w:r>
      <w:r w:rsidDel="00000000" w:rsidR="00000000" w:rsidRPr="00000000">
        <w:rPr>
          <w:rtl w:val="0"/>
        </w:rPr>
        <w:t xml:space="preserve">. 33: 299-319. </w:t>
      </w:r>
    </w:p>
    <w:p w:rsidR="00000000" w:rsidDel="00000000" w:rsidP="00000000" w:rsidRDefault="00000000" w:rsidRPr="00000000" w14:paraId="000000C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Maiken Umbach and Bernd Hüppauf, (eds). V</w:t>
      </w:r>
      <w:r w:rsidDel="00000000" w:rsidR="00000000" w:rsidRPr="00000000">
        <w:rPr>
          <w:i w:val="1"/>
          <w:iCs w:val="1"/>
          <w:rtl w:val="0"/>
        </w:rPr>
        <w:t xml:space="preserve">ernacular Modernism: Heimat, Globalization, and the Built Environment</w:t>
      </w:r>
      <w:r w:rsidDel="00000000" w:rsidR="00000000" w:rsidRPr="00000000">
        <w:rPr>
          <w:rtl w:val="0"/>
        </w:rPr>
        <w:t xml:space="preserve">. Stanford University Press, 2005.</w:t>
      </w:r>
    </w:p>
    <w:p w:rsidR="00000000" w:rsidDel="00000000" w:rsidP="00000000" w:rsidRDefault="00000000" w:rsidRPr="00000000" w14:paraId="000000C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uztpe8q0m9o" w:id="41"/>
      <w:bookmarkEnd w:id="41"/>
      <w:r w:rsidDel="00000000" w:rsidR="00000000" w:rsidRPr="00000000">
        <w:rPr>
          <w:rtl w:val="0"/>
        </w:rPr>
        <w:t xml:space="preserve">Mannheim, Karl. 1952 “The Problems of Generations.” In Karl Mannheim, </w:t>
      </w:r>
      <w:r w:rsidDel="00000000" w:rsidR="00000000" w:rsidRPr="00000000">
        <w:rPr>
          <w:i w:val="1"/>
          <w:iCs w:val="1"/>
          <w:rtl w:val="0"/>
        </w:rPr>
        <w:t xml:space="preserve">Essays in the Sociology of Knowledge</w:t>
      </w:r>
      <w:r w:rsidDel="00000000" w:rsidR="00000000" w:rsidRPr="00000000">
        <w:rPr>
          <w:rtl w:val="0"/>
        </w:rPr>
        <w:t xml:space="preserve">, Pp. 276-322. London, England: Routledge and Kegan Paul.</w:t>
      </w:r>
    </w:p>
    <w:p w:rsidR="00000000" w:rsidDel="00000000" w:rsidP="00000000" w:rsidRDefault="00000000" w:rsidRPr="00000000" w14:paraId="000000C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e0fccrxy65g" w:id="42"/>
      <w:bookmarkEnd w:id="42"/>
      <w:r w:rsidDel="00000000" w:rsidR="00000000" w:rsidRPr="00000000">
        <w:rPr>
          <w:rtl w:val="0"/>
        </w:rPr>
        <w:t xml:space="preserve">Matthews, Jane De Hart. 1975. “Arts and the People: The New Deal Quest for a Cultural Democracy.” </w:t>
      </w:r>
      <w:r w:rsidDel="00000000" w:rsidR="00000000" w:rsidRPr="00000000">
        <w:rPr>
          <w:i w:val="1"/>
          <w:iCs w:val="1"/>
          <w:rtl w:val="0"/>
        </w:rPr>
        <w:t xml:space="preserve">The Journal of American History</w:t>
      </w:r>
      <w:r w:rsidDel="00000000" w:rsidR="00000000" w:rsidRPr="00000000">
        <w:rPr>
          <w:rtl w:val="0"/>
        </w:rPr>
        <w:t xml:space="preserve">. Vol. 62 (2): 316-339. </w:t>
      </w:r>
    </w:p>
    <w:p w:rsidR="00000000" w:rsidDel="00000000" w:rsidP="00000000" w:rsidRDefault="00000000" w:rsidRPr="00000000" w14:paraId="000000C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yc444f52mc28" w:id="43"/>
      <w:bookmarkEnd w:id="43"/>
      <w:r w:rsidDel="00000000" w:rsidR="00000000" w:rsidRPr="00000000">
        <w:rPr>
          <w:rtl w:val="0"/>
        </w:rPr>
        <w:t xml:space="preserve">Mears, Ashley. 2011. </w:t>
      </w:r>
      <w:r w:rsidDel="00000000" w:rsidR="00000000" w:rsidRPr="00000000">
        <w:rPr>
          <w:i w:val="1"/>
          <w:iCs w:val="1"/>
          <w:rtl w:val="0"/>
        </w:rPr>
        <w:t xml:space="preserve">Pricing beauty: The making of a fashion model</w:t>
      </w:r>
      <w:r w:rsidDel="00000000" w:rsidR="00000000" w:rsidRPr="00000000">
        <w:rPr>
          <w:rtl w:val="0"/>
        </w:rPr>
        <w:t xml:space="preserve">. University of California Press.</w:t>
      </w:r>
    </w:p>
    <w:p w:rsidR="00000000" w:rsidDel="00000000" w:rsidP="00000000" w:rsidRDefault="00000000" w:rsidRPr="00000000" w14:paraId="000000D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Meyer, Karl E. 1979. </w:t>
      </w:r>
      <w:r w:rsidDel="00000000" w:rsidR="00000000" w:rsidRPr="00000000">
        <w:rPr>
          <w:i w:val="1"/>
          <w:iCs w:val="1"/>
          <w:rtl w:val="0"/>
        </w:rPr>
        <w:t xml:space="preserve">The Art Museum: Power, Money, Ethics</w:t>
      </w:r>
      <w:r w:rsidDel="00000000" w:rsidR="00000000" w:rsidRPr="00000000">
        <w:rPr>
          <w:rtl w:val="0"/>
        </w:rPr>
        <w:t xml:space="preserve">. New York: William MOrrow.</w:t>
      </w:r>
    </w:p>
    <w:p w:rsidR="00000000" w:rsidDel="00000000" w:rsidP="00000000" w:rsidRDefault="00000000" w:rsidRPr="00000000" w14:paraId="000000D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N.A. “Art: Government Inspiration.” Time Magazine. Monday, March 2, 1936. Accessed 6.17.13, 12:49pm.</w:t>
      </w:r>
    </w:p>
    <w:p w:rsidR="00000000" w:rsidDel="00000000" w:rsidP="00000000" w:rsidRDefault="00000000" w:rsidRPr="00000000" w14:paraId="000000D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N.A. “Music: Relief Melodies.” Monday, April 13, 1936. Time Magazine. Accessed 6/17/13, 12:59pm.</w:t>
      </w:r>
    </w:p>
    <w:p w:rsidR="00000000" w:rsidDel="00000000" w:rsidP="00000000" w:rsidRDefault="00000000" w:rsidRPr="00000000" w14:paraId="000000D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N.A. “Relief: Hot Pan.” Monday, May 15, 1939. Time Magazine. Accessed 6.17.13, 12:58pm.</w:t>
      </w:r>
    </w:p>
    <w:p w:rsidR="00000000" w:rsidDel="00000000" w:rsidP="00000000" w:rsidRDefault="00000000" w:rsidRPr="00000000" w14:paraId="000000D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N.A. “Theatre: Double-Jeopardy.” Time Magazine. Monday, March 2, 1936. Accessed 6.17.13, 12:59pm.</w:t>
      </w:r>
    </w:p>
    <w:p w:rsidR="00000000" w:rsidDel="00000000" w:rsidP="00000000" w:rsidRDefault="00000000" w:rsidRPr="00000000" w14:paraId="000000D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O’Connor, Francis C. (ed). 1973. </w:t>
      </w:r>
      <w:r w:rsidDel="00000000" w:rsidR="00000000" w:rsidRPr="00000000">
        <w:rPr>
          <w:i w:val="1"/>
          <w:iCs w:val="1"/>
          <w:rtl w:val="0"/>
        </w:rPr>
        <w:t xml:space="preserve">Art for the Millions: Essays from the 1930s by Administrators of the WPA Federal Art Project</w:t>
      </w:r>
      <w:r w:rsidDel="00000000" w:rsidR="00000000" w:rsidRPr="00000000">
        <w:rPr>
          <w:rtl w:val="0"/>
        </w:rPr>
        <w:t xml:space="preserve">. New York.</w:t>
      </w:r>
    </w:p>
    <w:p w:rsidR="00000000" w:rsidDel="00000000" w:rsidP="00000000" w:rsidRDefault="00000000" w:rsidRPr="00000000" w14:paraId="000000D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O’Connor, Francis. 1969. </w:t>
      </w:r>
      <w:r w:rsidDel="00000000" w:rsidR="00000000" w:rsidRPr="00000000">
        <w:rPr>
          <w:i w:val="1"/>
          <w:iCs w:val="1"/>
          <w:rtl w:val="0"/>
        </w:rPr>
        <w:t xml:space="preserve">Federal Support for the Visual Arts: The New Deal and the Now</w:t>
      </w:r>
      <w:r w:rsidDel="00000000" w:rsidR="00000000" w:rsidRPr="00000000">
        <w:rPr>
          <w:rtl w:val="0"/>
        </w:rPr>
        <w:t xml:space="preserve">. Greenwich, CT: New York Graphic Society.</w:t>
      </w:r>
    </w:p>
    <w:p w:rsidR="00000000" w:rsidDel="00000000" w:rsidP="00000000" w:rsidRDefault="00000000" w:rsidRPr="00000000" w14:paraId="000000D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mmwt4lu58tx" w:id="44"/>
      <w:bookmarkEnd w:id="44"/>
      <w:r w:rsidDel="00000000" w:rsidR="00000000" w:rsidRPr="00000000">
        <w:rPr>
          <w:rtl w:val="0"/>
        </w:rPr>
        <w:t xml:space="preserve">Ocejo, Richard E. 2014. “</w:t>
      </w:r>
      <w:r w:rsidDel="00000000" w:rsidR="00000000" w:rsidRPr="00000000">
        <w:rPr>
          <w:rtl w:val="0"/>
        </w:rPr>
        <w:t xml:space="preserve">Show the Animal: Constructing and Communicating New Elite Food Tastes</w:t>
      </w:r>
      <w:r w:rsidDel="00000000" w:rsidR="00000000" w:rsidRPr="00000000">
        <w:rPr>
          <w:rtl w:val="0"/>
        </w:rPr>
        <w:t xml:space="preserve"> at Upscale Butcher Shops.” </w:t>
      </w:r>
      <w:r w:rsidDel="00000000" w:rsidR="00000000" w:rsidRPr="00000000">
        <w:rPr>
          <w:i w:val="1"/>
          <w:iCs w:val="1"/>
          <w:rtl w:val="0"/>
        </w:rPr>
        <w:t xml:space="preserve">Poetics</w:t>
      </w:r>
      <w:r w:rsidDel="00000000" w:rsidR="00000000" w:rsidRPr="00000000">
        <w:rPr>
          <w:rtl w:val="0"/>
        </w:rPr>
        <w:t xml:space="preserve"> (in press). </w:t>
      </w:r>
    </w:p>
    <w:p w:rsidR="00000000" w:rsidDel="00000000" w:rsidP="00000000" w:rsidRDefault="00000000" w:rsidRPr="00000000" w14:paraId="000000D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Peterson, Richard A. 2005. “Problems in Comparative Research: The example of Omnnivorousness.” </w:t>
      </w:r>
      <w:r w:rsidDel="00000000" w:rsidR="00000000" w:rsidRPr="00000000">
        <w:rPr>
          <w:i w:val="1"/>
          <w:iCs w:val="1"/>
          <w:rtl w:val="0"/>
        </w:rPr>
        <w:t xml:space="preserve">Poetics</w:t>
      </w:r>
      <w:r w:rsidDel="00000000" w:rsidR="00000000" w:rsidRPr="00000000">
        <w:rPr>
          <w:rtl w:val="0"/>
        </w:rPr>
        <w:t xml:space="preserve">. 33:257-282.</w:t>
      </w:r>
    </w:p>
    <w:p w:rsidR="00000000" w:rsidDel="00000000" w:rsidP="00000000" w:rsidRDefault="00000000" w:rsidRPr="00000000" w14:paraId="000000D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Peterson, Richard A. and Gabriel Rossman. 2008. “Changing Arts Audiences: Capitalizing on Omnivorousness.” Steven Tepper and Bill Ivey (eds). </w:t>
      </w:r>
      <w:r w:rsidDel="00000000" w:rsidR="00000000" w:rsidRPr="00000000">
        <w:rPr>
          <w:i w:val="1"/>
          <w:iCs w:val="1"/>
          <w:rtl w:val="0"/>
        </w:rPr>
        <w:t xml:space="preserve">Engaging Art: The Next Great Transformation of American’s Cultural Life</w:t>
      </w:r>
      <w:r w:rsidDel="00000000" w:rsidR="00000000" w:rsidRPr="00000000">
        <w:rPr>
          <w:rtl w:val="0"/>
        </w:rPr>
        <w:t xml:space="preserve">. New York: Routledge. </w:t>
      </w:r>
    </w:p>
    <w:p w:rsidR="00000000" w:rsidDel="00000000" w:rsidP="00000000" w:rsidRDefault="00000000" w:rsidRPr="00000000" w14:paraId="000000D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Peterson, Richard A. and Roger M. Kern. 1996. “Changing Highbrow Taste: From Snob to Omnivore.” </w:t>
      </w:r>
      <w:r w:rsidDel="00000000" w:rsidR="00000000" w:rsidRPr="00000000">
        <w:rPr>
          <w:i w:val="1"/>
          <w:iCs w:val="1"/>
          <w:rtl w:val="0"/>
        </w:rPr>
        <w:t xml:space="preserve">American Sociological Review</w:t>
      </w:r>
      <w:r w:rsidDel="00000000" w:rsidR="00000000" w:rsidRPr="00000000">
        <w:rPr>
          <w:rtl w:val="0"/>
        </w:rPr>
        <w:t xml:space="preserve">. Vol. 61: 900-907.</w:t>
      </w:r>
    </w:p>
    <w:p w:rsidR="00000000" w:rsidDel="00000000" w:rsidP="00000000" w:rsidRDefault="00000000" w:rsidRPr="00000000" w14:paraId="000000D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Peterson, Richard A. and Simkus, Albert. 1993. “How musical tastes mark occupational status groups.” Pp. 152-186 in </w:t>
      </w:r>
      <w:r w:rsidDel="00000000" w:rsidR="00000000" w:rsidRPr="00000000">
        <w:rPr>
          <w:i w:val="1"/>
          <w:iCs w:val="1"/>
          <w:rtl w:val="0"/>
        </w:rPr>
        <w:t xml:space="preserve">Cultivating Differences: Symbolic Boundaries and the Making of Inequality</w:t>
      </w:r>
      <w:r w:rsidDel="00000000" w:rsidR="00000000" w:rsidRPr="00000000">
        <w:rPr>
          <w:rtl w:val="0"/>
        </w:rPr>
        <w:t xml:space="preserve">, Lamont, Michéle, and Marcel Fournier (eds.). Chicago: University of Chicago Press.</w:t>
      </w:r>
    </w:p>
    <w:p w:rsidR="00000000" w:rsidDel="00000000" w:rsidP="00000000" w:rsidRDefault="00000000" w:rsidRPr="00000000" w14:paraId="000000D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y7qpfhmumf9j" w:id="45"/>
      <w:bookmarkEnd w:id="45"/>
      <w:r w:rsidDel="00000000" w:rsidR="00000000" w:rsidRPr="00000000">
        <w:rPr>
          <w:rtl w:val="0"/>
        </w:rPr>
        <w:t xml:space="preserve">Peterson, Richard. 1986. “From Impresario to Arts Administrator: Formal Accountability in Nonprofit Cultural Organizations.” Pp. 161-183. In </w:t>
      </w:r>
      <w:r w:rsidDel="00000000" w:rsidR="00000000" w:rsidRPr="00000000">
        <w:rPr>
          <w:i w:val="1"/>
          <w:iCs w:val="1"/>
          <w:rtl w:val="0"/>
        </w:rPr>
        <w:t xml:space="preserve">Nonprofit Enterprise in the Arts: Studies in Mission &amp; Constraint</w:t>
      </w:r>
      <w:r w:rsidDel="00000000" w:rsidR="00000000" w:rsidRPr="00000000">
        <w:rPr>
          <w:rtl w:val="0"/>
        </w:rPr>
        <w:t xml:space="preserve">. Ed. Paul J. DiMaggio. Oxford University Press. New York.</w:t>
      </w:r>
    </w:p>
    <w:p w:rsidR="00000000" w:rsidDel="00000000" w:rsidP="00000000" w:rsidRDefault="00000000" w:rsidRPr="00000000" w14:paraId="000000D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Regev, Motti. 2007. “Cultural Uniqueness and Aesthetic Cosmopolitanism.” </w:t>
      </w:r>
      <w:r w:rsidDel="00000000" w:rsidR="00000000" w:rsidRPr="00000000">
        <w:rPr>
          <w:i w:val="1"/>
          <w:iCs w:val="1"/>
          <w:rtl w:val="0"/>
        </w:rPr>
        <w:t xml:space="preserve">European Journal of Social Theory</w:t>
      </w:r>
      <w:r w:rsidDel="00000000" w:rsidR="00000000" w:rsidRPr="00000000">
        <w:rPr>
          <w:rtl w:val="0"/>
        </w:rPr>
        <w:t xml:space="preserve"> 10(1): 123–38.</w:t>
      </w:r>
    </w:p>
    <w:p w:rsidR="00000000" w:rsidDel="00000000" w:rsidP="00000000" w:rsidRDefault="00000000" w:rsidRPr="00000000" w14:paraId="000000D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Reuss, Richard A. 1971. “The Roots of American Left-Wing Interest in Folksong.” </w:t>
      </w:r>
      <w:r w:rsidDel="00000000" w:rsidR="00000000" w:rsidRPr="00000000">
        <w:rPr>
          <w:i w:val="1"/>
          <w:iCs w:val="1"/>
          <w:rtl w:val="0"/>
        </w:rPr>
        <w:t xml:space="preserve">Labor History</w:t>
      </w:r>
      <w:r w:rsidDel="00000000" w:rsidR="00000000" w:rsidRPr="00000000">
        <w:rPr>
          <w:rtl w:val="0"/>
        </w:rPr>
        <w:t xml:space="preserve">. 259-279.</w:t>
      </w:r>
    </w:p>
    <w:p w:rsidR="00000000" w:rsidDel="00000000" w:rsidP="00000000" w:rsidRDefault="00000000" w:rsidRPr="00000000" w14:paraId="000000D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Rhein, Jon von. 2006. “Looking for Mr. Goodbaton: With No Barenboim in Sight, CSO Vamps with More Pop Fare.” </w:t>
      </w:r>
      <w:r w:rsidDel="00000000" w:rsidR="00000000" w:rsidRPr="00000000">
        <w:rPr>
          <w:i w:val="1"/>
          <w:iCs w:val="1"/>
          <w:rtl w:val="0"/>
        </w:rPr>
        <w:t xml:space="preserve">Chicago Tribune</w:t>
      </w:r>
      <w:r w:rsidDel="00000000" w:rsidR="00000000" w:rsidRPr="00000000">
        <w:rPr>
          <w:rtl w:val="0"/>
        </w:rPr>
        <w:t xml:space="preserve">. Feb 9: 1.</w:t>
      </w:r>
    </w:p>
    <w:p w:rsidR="00000000" w:rsidDel="00000000" w:rsidP="00000000" w:rsidRDefault="00000000" w:rsidRPr="00000000" w14:paraId="000000E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Ripley, S. Dillon. 1968. “The Folk Festival Program,” pp. 3-4 in </w:t>
      </w:r>
      <w:r w:rsidDel="00000000" w:rsidR="00000000" w:rsidRPr="00000000">
        <w:rPr>
          <w:i w:val="1"/>
          <w:iCs w:val="1"/>
          <w:rtl w:val="0"/>
        </w:rPr>
        <w:t xml:space="preserve">Festival of American Folklife Program Book</w:t>
      </w:r>
      <w:r w:rsidDel="00000000" w:rsidR="00000000" w:rsidRPr="00000000">
        <w:rPr>
          <w:rtl w:val="0"/>
        </w:rPr>
        <w:t xml:space="preserve">. Washington, D.C.: Smithsonian Institution. </w:t>
      </w:r>
    </w:p>
    <w:p w:rsidR="00000000" w:rsidDel="00000000" w:rsidP="00000000" w:rsidRDefault="00000000" w:rsidRPr="00000000" w14:paraId="000000E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xnmtraci6va" w:id="46"/>
      <w:bookmarkEnd w:id="46"/>
      <w:r w:rsidDel="00000000" w:rsidR="00000000" w:rsidRPr="00000000">
        <w:rPr>
          <w:rtl w:val="0"/>
        </w:rPr>
        <w:t xml:space="preserve">Rossman, Gabriel and Richard A. Peterson. 2013. “The Instability of Omnivorous Cultural Taste Over Time.” Draft manuscript.</w:t>
      </w:r>
    </w:p>
    <w:p w:rsidR="00000000" w:rsidDel="00000000" w:rsidP="00000000" w:rsidRDefault="00000000" w:rsidRPr="00000000" w14:paraId="000000E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bize2zkrdm1v" w:id="47"/>
      <w:bookmarkEnd w:id="47"/>
      <w:r w:rsidDel="00000000" w:rsidR="00000000" w:rsidRPr="00000000">
        <w:rPr>
          <w:rtl w:val="0"/>
        </w:rPr>
        <w:t xml:space="preserve">Ryder, Norman B. 1965. “The cohort as a concept in the study of social change.” </w:t>
      </w:r>
      <w:r w:rsidDel="00000000" w:rsidR="00000000" w:rsidRPr="00000000">
        <w:rPr>
          <w:i w:val="1"/>
          <w:iCs w:val="1"/>
          <w:rtl w:val="0"/>
        </w:rPr>
        <w:t xml:space="preserve">American Sociological Review</w:t>
      </w:r>
      <w:r w:rsidDel="00000000" w:rsidR="00000000" w:rsidRPr="00000000">
        <w:rPr>
          <w:rtl w:val="0"/>
        </w:rPr>
        <w:t xml:space="preserve"> </w:t>
      </w:r>
      <w:r w:rsidDel="00000000" w:rsidR="00000000" w:rsidRPr="00000000">
        <w:rPr>
          <w:rtl w:val="0"/>
        </w:rPr>
        <w:t xml:space="preserve">30 (6)</w:t>
      </w:r>
      <w:r w:rsidDel="00000000" w:rsidR="00000000" w:rsidRPr="00000000">
        <w:rPr>
          <w:rtl w:val="0"/>
        </w:rPr>
        <w:t xml:space="preserve">: 843-861.</w:t>
      </w:r>
    </w:p>
    <w:p w:rsidR="00000000" w:rsidDel="00000000" w:rsidP="00000000" w:rsidRDefault="00000000" w:rsidRPr="00000000" w14:paraId="000000E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Saito, Hiro. 2011. “An Actor-Network Theory of Cosmopolitanism.” </w:t>
      </w:r>
      <w:r w:rsidDel="00000000" w:rsidR="00000000" w:rsidRPr="00000000">
        <w:rPr>
          <w:i w:val="1"/>
          <w:iCs w:val="1"/>
          <w:rtl w:val="0"/>
        </w:rPr>
        <w:t xml:space="preserve">Sociological Theory</w:t>
      </w:r>
      <w:r w:rsidDel="00000000" w:rsidR="00000000" w:rsidRPr="00000000">
        <w:rPr>
          <w:rtl w:val="0"/>
        </w:rPr>
        <w:t xml:space="preserve"> 29(2): 124-149.</w:t>
      </w:r>
    </w:p>
    <w:p w:rsidR="00000000" w:rsidDel="00000000" w:rsidP="00000000" w:rsidRDefault="00000000" w:rsidRPr="00000000" w14:paraId="000000E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Sandow, Greg. 2003. “Access Denied: Explaining the Death of New Music.” </w:t>
      </w:r>
      <w:r w:rsidDel="00000000" w:rsidR="00000000" w:rsidRPr="00000000">
        <w:rPr>
          <w:i w:val="1"/>
          <w:iCs w:val="1"/>
          <w:rtl w:val="0"/>
        </w:rPr>
        <w:t xml:space="preserve">Symphony</w:t>
      </w:r>
      <w:r w:rsidDel="00000000" w:rsidR="00000000" w:rsidRPr="00000000">
        <w:rPr>
          <w:rtl w:val="0"/>
        </w:rPr>
        <w:t xml:space="preserve">. American Symphony Orchestra League Magazine. September-October. http://www.gregsandow.com/NewMusic.html.</w:t>
      </w:r>
    </w:p>
    <w:p w:rsidR="00000000" w:rsidDel="00000000" w:rsidP="00000000" w:rsidRDefault="00000000" w:rsidRPr="00000000" w14:paraId="000000E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Sonnett, John. 2013. “Indifference, Ambivalence, and Distinction: A Configurational Analysis of Musical Boundaries in Mississippi.” Draft shared by author, dated 8/12/13.</w:t>
      </w:r>
    </w:p>
    <w:p w:rsidR="00000000" w:rsidDel="00000000" w:rsidP="00000000" w:rsidRDefault="00000000" w:rsidRPr="00000000" w14:paraId="000000E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rh6yz0bevh3l" w:id="48"/>
      <w:bookmarkEnd w:id="48"/>
      <w:r w:rsidDel="00000000" w:rsidR="00000000" w:rsidRPr="00000000">
        <w:rPr>
          <w:rtl w:val="0"/>
        </w:rPr>
        <w:t xml:space="preserve">Spillman, Lyn. 2014. “Mixed Methods and the Logic of Qualitative Inference.” </w:t>
      </w:r>
      <w:r w:rsidDel="00000000" w:rsidR="00000000" w:rsidRPr="00000000">
        <w:rPr>
          <w:i w:val="1"/>
          <w:iCs w:val="1"/>
          <w:rtl w:val="0"/>
        </w:rPr>
        <w:t xml:space="preserve">Qualitative Sociology</w:t>
      </w:r>
      <w:r w:rsidDel="00000000" w:rsidR="00000000" w:rsidRPr="00000000">
        <w:rPr>
          <w:rtl w:val="0"/>
        </w:rPr>
        <w:t xml:space="preserve"> 37(2): 189-205.</w:t>
      </w:r>
    </w:p>
    <w:p w:rsidR="00000000" w:rsidDel="00000000" w:rsidP="00000000" w:rsidRDefault="00000000" w:rsidRPr="00000000" w14:paraId="000000E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j0z71byywma" w:id="49"/>
      <w:bookmarkEnd w:id="49"/>
      <w:r w:rsidDel="00000000" w:rsidR="00000000" w:rsidRPr="00000000">
        <w:rPr>
          <w:rtl w:val="0"/>
        </w:rPr>
        <w:t xml:space="preserve">van Eijck, Koen. 2001. “Social Differentiation in Musical Taste Patterns.” </w:t>
      </w:r>
      <w:r w:rsidDel="00000000" w:rsidR="00000000" w:rsidRPr="00000000">
        <w:rPr>
          <w:i w:val="1"/>
          <w:iCs w:val="1"/>
          <w:rtl w:val="0"/>
        </w:rPr>
        <w:t xml:space="preserve">Social Forces</w:t>
      </w:r>
      <w:r w:rsidDel="00000000" w:rsidR="00000000" w:rsidRPr="00000000">
        <w:rPr>
          <w:rtl w:val="0"/>
        </w:rPr>
        <w:t xml:space="preserve"> 7</w:t>
      </w:r>
      <w:r w:rsidDel="00000000" w:rsidR="00000000" w:rsidRPr="00000000">
        <w:rPr>
          <w:rtl w:val="0"/>
        </w:rPr>
        <w:t xml:space="preserve">9(3): 1163-1185.</w:t>
      </w:r>
    </w:p>
    <w:p w:rsidR="00000000" w:rsidDel="00000000" w:rsidP="00000000" w:rsidRDefault="00000000" w:rsidRPr="00000000" w14:paraId="000000E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25"/>
      <w:bookmarkEnd w:id="25"/>
      <w:r w:rsidDel="00000000" w:rsidR="00000000" w:rsidRPr="00000000">
        <w:rPr>
          <w:rtl w:val="0"/>
        </w:rPr>
        <w:t xml:space="preserve">Wright, David, Semi Purhonen, and Riie Heikkilä. 2013. “Comparing ‘Cosmopolitanism’: Taste, Nation and Global Culture in Finland and the UK.”</w:t>
      </w:r>
      <w:r w:rsidDel="00000000" w:rsidR="00000000" w:rsidRPr="00000000">
        <w:rPr>
          <w:i w:val="1"/>
          <w:iCs w:val="1"/>
          <w:rtl w:val="0"/>
        </w:rPr>
        <w:t xml:space="preserve"> Comparative Sociology</w:t>
      </w:r>
      <w:r w:rsidDel="00000000" w:rsidR="00000000" w:rsidRPr="00000000">
        <w:rPr>
          <w:rtl w:val="0"/>
        </w:rPr>
        <w:t xml:space="preserve"> 12(3): 330–60.</w:t>
      </w:r>
    </w:p>
    <w:p w:rsidR="00000000" w:rsidDel="00000000" w:rsidP="00000000" w:rsidRDefault="00000000" w:rsidRPr="00000000" w14:paraId="000000E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4sa5yke9xvy" w:id="50"/>
      <w:bookmarkEnd w:id="50"/>
      <w:r w:rsidDel="00000000" w:rsidR="00000000" w:rsidRPr="00000000">
        <w:rPr>
          <w:rtl w:val="0"/>
        </w:rPr>
        <w:t xml:space="preserve">Yang, Yang and Kenneth C Land. 2006. “</w:t>
      </w:r>
      <w:r w:rsidDel="00000000" w:rsidR="00000000" w:rsidRPr="00000000">
        <w:rPr>
          <w:rtl w:val="0"/>
        </w:rPr>
        <w:t xml:space="preserve">a Mixed Models Approach to the Age‐period‐cohort Analysis of Repeated Cross‐section Surveys, With an Application to Data on Trends in Verbal Test Score</w:t>
      </w:r>
      <w:r w:rsidDel="00000000" w:rsidR="00000000" w:rsidRPr="00000000">
        <w:rPr>
          <w:rtl w:val="0"/>
        </w:rPr>
        <w:t xml:space="preserve">s.” </w:t>
      </w:r>
      <w:r w:rsidDel="00000000" w:rsidR="00000000" w:rsidRPr="00000000">
        <w:rPr>
          <w:i w:val="1"/>
          <w:iCs w:val="1"/>
          <w:rtl w:val="0"/>
        </w:rPr>
        <w:t xml:space="preserve">Sociological Methodology</w:t>
      </w:r>
      <w:r w:rsidDel="00000000" w:rsidR="00000000" w:rsidRPr="00000000">
        <w:rPr>
          <w:rtl w:val="0"/>
        </w:rPr>
        <w:t xml:space="preserve"> 36: 75-97.</w:t>
      </w:r>
    </w:p>
    <w:p w:rsidR="00000000" w:rsidDel="00000000" w:rsidP="00000000" w:rsidRDefault="00000000" w:rsidRPr="00000000" w14:paraId="000000EA">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to9zfswsxhli" w:id="51"/>
      <w:bookmarkEnd w:id="51"/>
      <w:r w:rsidDel="00000000" w:rsidR="00000000" w:rsidRPr="00000000">
        <w:rPr>
          <w:rtl w:val="0"/>
        </w:rPr>
        <w:t xml:space="preserve">Zolberg, Vera. 1981. “Conflicting Visions in American Art Museums.” </w:t>
      </w:r>
      <w:r w:rsidDel="00000000" w:rsidR="00000000" w:rsidRPr="00000000">
        <w:rPr>
          <w:i w:val="1"/>
          <w:iCs w:val="1"/>
          <w:rtl w:val="0"/>
        </w:rPr>
        <w:t xml:space="preserve">Theory and Society</w:t>
      </w:r>
      <w:r w:rsidDel="00000000" w:rsidR="00000000" w:rsidRPr="00000000">
        <w:rPr>
          <w:rtl w:val="0"/>
        </w:rPr>
        <w:t xml:space="preserve">. Vol. 10 (1): 103-125.</w:t>
      </w:r>
    </w:p>
    <w:p w:rsidR="00000000" w:rsidDel="00000000" w:rsidP="00000000" w:rsidRDefault="00000000" w:rsidRPr="00000000" w14:paraId="000000EB">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4pkse17a72a" w:id="52"/>
      <w:bookmarkEnd w:id="52"/>
      <w:r w:rsidDel="00000000" w:rsidR="00000000" w:rsidRPr="00000000">
        <w:rPr>
          <w:rtl w:val="0"/>
        </w:rPr>
        <w:t xml:space="preserve">Zolberg, Vera L. 1984. “American Art Museums: Sanctuary or Free-For-All?” </w:t>
      </w:r>
      <w:r w:rsidDel="00000000" w:rsidR="00000000" w:rsidRPr="00000000">
        <w:rPr>
          <w:i w:val="1"/>
          <w:iCs w:val="1"/>
          <w:rtl w:val="0"/>
        </w:rPr>
        <w:t xml:space="preserve">Social Forces </w:t>
      </w:r>
      <w:r w:rsidDel="00000000" w:rsidR="00000000" w:rsidRPr="00000000">
        <w:rPr>
          <w:rtl w:val="0"/>
        </w:rPr>
        <w:t xml:space="preserve">63 (2): 377-392.</w:t>
      </w:r>
    </w:p>
    <w:p w:rsidR="00000000" w:rsidDel="00000000" w:rsidP="00000000" w:rsidRDefault="00000000" w:rsidRPr="00000000" w14:paraId="000000EC">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1looqb1m387l" w:id="53"/>
      <w:bookmarkEnd w:id="53"/>
      <w:r w:rsidDel="00000000" w:rsidR="00000000" w:rsidRPr="00000000">
        <w:rPr>
          <w:rtl w:val="0"/>
        </w:rPr>
        <w:t xml:space="preserve">Zolberg, Vera. 1986. “</w:t>
      </w:r>
      <w:r w:rsidDel="00000000" w:rsidR="00000000" w:rsidRPr="00000000">
        <w:rPr>
          <w:rtl w:val="0"/>
        </w:rPr>
        <w:t xml:space="preserve">Tensions of Mission in American Art Museums.” Pp. 184-198 in Paul DiMaggio (ed.), </w:t>
      </w:r>
      <w:r w:rsidDel="00000000" w:rsidR="00000000" w:rsidRPr="00000000">
        <w:rPr>
          <w:i w:val="1"/>
          <w:iCs w:val="1"/>
          <w:rtl w:val="0"/>
        </w:rPr>
        <w:t xml:space="preserve">Nonprofit Enterprise in the Arts: Studies in M</w:t>
      </w:r>
      <w:r w:rsidDel="00000000" w:rsidR="00000000" w:rsidRPr="00000000">
        <w:rPr>
          <w:i w:val="1"/>
          <w:iCs w:val="1"/>
          <w:rtl w:val="0"/>
        </w:rPr>
        <w:t xml:space="preserve">ission and Constraint</w:t>
      </w:r>
      <w:r w:rsidDel="00000000" w:rsidR="00000000" w:rsidRPr="00000000">
        <w:rPr>
          <w:rtl w:val="0"/>
        </w:rPr>
        <w:t xml:space="preserve">. New York: Oxford University Press.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right"/>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36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http://arts.gov/sites/default/files/2012-sppa-data-users-guide-revised.pdf</w:t>
        </w:r>
      </w:hyperlink>
      <w:r w:rsidDel="00000000" w:rsidR="00000000" w:rsidRPr="00000000">
        <w:rPr>
          <w:sz w:val="20"/>
          <w:szCs w:val="20"/>
          <w:rtl w:val="0"/>
        </w:rPr>
        <w:t xml:space="preserve">. </w:t>
      </w:r>
    </w:p>
  </w:footnote>
  <w:footnote w:id="1">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w:t>
      </w:r>
      <w:r w:rsidDel="00000000" w:rsidR="00000000" w:rsidRPr="00000000">
        <w:rPr>
          <w:sz w:val="20"/>
          <w:szCs w:val="20"/>
          <w:rtl w:val="0"/>
        </w:rPr>
        <w:t xml:space="preserve"> </w:t>
      </w:r>
    </w:p>
  </w:footnote>
  <w:footnote w:id="2">
    <w:p w:rsidR="00000000" w:rsidDel="00000000" w:rsidP="00000000" w:rsidRDefault="00000000" w:rsidRPr="00000000" w14:paraId="000000F5">
      <w:pPr>
        <w:pStyle w:val="Heading4"/>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hq1m8h4o3c8e" w:id="54"/>
      <w:bookmarkEnd w:id="54"/>
      <w:r w:rsidDel="00000000" w:rsidR="00000000" w:rsidRPr="00000000">
        <w:rPr>
          <w:rStyle w:val="FootnoteReference"/>
          <w:vertAlign w:val="superscript"/>
        </w:rPr>
        <w:footnoteRef/>
      </w:r>
      <w:r w:rsidDel="00000000" w:rsidR="00000000" w:rsidRPr="00000000">
        <w:rPr>
          <w:rtl w:val="0"/>
        </w:rPr>
        <w:t xml:space="preserve"> Biddle wrote to Roosevelt in early 1933 recalling a sketching trip he had recently made through Mexico with muralist and painter Diego Rivera. He pressed his friend to envision hundreds of young, American painters producing (with government assistance) an artistic school as significant as the one growing among Mexican painters (N.A. 1936 “Art: Government Inspiration”).</w:t>
      </w:r>
    </w:p>
  </w:footnote>
  <w:footnote w:id="3">
    <w:p w:rsidR="00000000" w:rsidDel="00000000" w:rsidP="00000000" w:rsidRDefault="00000000" w:rsidRPr="00000000" w14:paraId="000000F6">
      <w:pPr>
        <w:pStyle w:val="Heading4"/>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gyqxnxbkhiel" w:id="55"/>
      <w:bookmarkEnd w:id="55"/>
      <w:r w:rsidDel="00000000" w:rsidR="00000000" w:rsidRPr="00000000">
        <w:rPr>
          <w:rStyle w:val="FootnoteReference"/>
          <w:vertAlign w:val="superscript"/>
        </w:rPr>
        <w:footnoteRef/>
      </w:r>
      <w:r w:rsidDel="00000000" w:rsidR="00000000" w:rsidRPr="00000000">
        <w:rPr>
          <w:rtl w:val="0"/>
        </w:rPr>
        <w:t xml:space="preserve"> Scholars (Reuss 1971) have pointed to the importance of the Communist Party’s adoption of folk music, especially protest songs, as domestic, proletarian music. The history of Party activities suggests an interest in indigenous, working-class music preceded the WPA initiatives, illuminating ideological precedents for Roosevelt’s programs.</w:t>
      </w:r>
    </w:p>
  </w:footnote>
  <w:footnote w:id="4">
    <w:p w:rsidR="00000000" w:rsidDel="00000000" w:rsidP="00000000" w:rsidRDefault="00000000" w:rsidRPr="00000000" w14:paraId="000000F7">
      <w:pPr>
        <w:pStyle w:val="Heading4"/>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gwm1c4t13n23" w:id="56"/>
      <w:bookmarkEnd w:id="56"/>
      <w:r w:rsidDel="00000000" w:rsidR="00000000" w:rsidRPr="00000000">
        <w:rPr>
          <w:rStyle w:val="FootnoteReference"/>
          <w:vertAlign w:val="superscript"/>
        </w:rPr>
        <w:footnoteRef/>
      </w:r>
      <w:r w:rsidDel="00000000" w:rsidR="00000000" w:rsidRPr="00000000">
        <w:rPr>
          <w:rtl w:val="0"/>
        </w:rPr>
        <w:t xml:space="preserve"> It was not, however, a novel conceptualization of the American agenda. Ralph Waldo Emerson (1860: 84-6) had put the question to the American public generations earlier (nearly a century, in fact): he explained that “how to give all access to the masterpieces of art and nature, is the problem of civilization.” </w:t>
      </w:r>
    </w:p>
  </w:footnote>
  <w:footnote w:id="5">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Congress</w:t>
      </w:r>
      <w:r w:rsidDel="00000000" w:rsidR="00000000" w:rsidRPr="00000000">
        <w:rPr>
          <w:sz w:val="20"/>
          <w:szCs w:val="20"/>
          <w:rtl w:val="0"/>
        </w:rPr>
        <w:t xml:space="preserve"> repeatedly attacked federal arts divisions based on reports of inefficiency and fraud. The Federal Theater project was abolished by Congress in 1939, charged with inefficiency, immorality, and infiltration by Communist agitators (e.g., “it had spent $1,468,365 producing 27 plays, many of them flops”) (N.A. 1939, “Relief: Hot Pan”).</w:t>
      </w:r>
      <w:r w:rsidDel="00000000" w:rsidR="00000000" w:rsidRPr="00000000">
        <w:rPr>
          <w:sz w:val="20"/>
          <w:szCs w:val="20"/>
          <w:vertAlign w:val="superscript"/>
          <w:rtl w:val="0"/>
        </w:rPr>
        <w:t xml:space="preserve">#</w:t>
      </w:r>
      <w:r w:rsidDel="00000000" w:rsidR="00000000" w:rsidRPr="00000000">
        <w:rPr>
          <w:sz w:val="20"/>
          <w:szCs w:val="20"/>
          <w:rtl w:val="0"/>
        </w:rPr>
        <w:t xml:space="preserve"> The Writer’s Project faced many of the same charges; it’s national director was accused of provoking a sit-down strike in 1937 in which 200 employees on the WPA-Writer’s Project rolls seized and occupied the headquarters in Manhattan. The other programs limped forward into the war years, when they were abandoned.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s"/>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4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pPr>
    <w:rPr>
      <w:sz w:val="20"/>
      <w:szCs w:val="20"/>
    </w:rPr>
  </w:style>
  <w:style w:type="paragraph" w:styleId="Heading5">
    <w:name w:val="heading 5"/>
    <w:basedOn w:val="Normal"/>
    <w:next w:val="Normal"/>
    <w:pPr>
      <w:pageBreakBefore w:val="0"/>
      <w:spacing w:line="276" w:lineRule="auto"/>
      <w:ind w:left="720" w:right="540"/>
    </w:pPr>
    <w:rPr>
      <w:sz w:val="22"/>
      <w:szCs w:val="22"/>
    </w:rPr>
  </w:style>
  <w:style w:type="paragraph" w:styleId="Heading6">
    <w:name w:val="heading 6"/>
    <w:basedOn w:val="Normal"/>
    <w:next w:val="Normal"/>
    <w:pPr>
      <w:pageBreakBefore w:val="0"/>
      <w:ind w:left="720" w:hanging="720"/>
    </w:pPr>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www.codecogs.com/eqnedit.php?latex=v_j%20%5Capprox%20v_k%20%5Capprox%200.25" TargetMode="External"/><Relationship Id="rId13" Type="http://schemas.openxmlformats.org/officeDocument/2006/relationships/hyperlink" Target="http://go.galegroup.com/gdsc/i.do?action=interpret&amp;id=3TQA&amp;v=2.1&amp;u=columbiau&amp;it=aboutCollections&amp;p=GDSC&amp;sw=w&amp;authCount=1"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nea.gov" TargetMode="External"/><Relationship Id="rId8" Type="http://schemas.openxmlformats.org/officeDocument/2006/relationships/hyperlink" Target="http://www.codecogs.com/eqnedit.php?latex=Y_%7Bijk%7D%3D%20%5Cbeta_0%20%2B%20%5Cbeta_1age%2B%5Cbeta_2age%5E2%2Bv_j%2Bv_k%2B%5Cepsilon_%7Bijk%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arts.gov/sites/default/files/2012-sppa-data-users-guide-revis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